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C59B69" w14:textId="77777777" w:rsidR="00357AD9" w:rsidRPr="005C412B" w:rsidRDefault="00357AD9">
      <w:pPr>
        <w:jc w:val="both"/>
        <w:rPr>
          <w:rFonts w:ascii="Helvetica Neue" w:eastAsia="Helvetica Neue" w:hAnsi="Helvetica Neue" w:cs="Helvetica Neue"/>
          <w:sz w:val="24"/>
          <w:szCs w:val="24"/>
        </w:rPr>
      </w:pPr>
    </w:p>
    <w:p w14:paraId="6BE7D5EC" w14:textId="77777777" w:rsidR="00357AD9" w:rsidRPr="005C412B" w:rsidRDefault="00023EA3">
      <w:pPr>
        <w:jc w:val="center"/>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New Jersey Department of Environmental Protection</w:t>
      </w:r>
    </w:p>
    <w:p w14:paraId="3806A337" w14:textId="77777777" w:rsidR="00357AD9" w:rsidRPr="005C412B" w:rsidRDefault="00357AD9">
      <w:pPr>
        <w:jc w:val="both"/>
        <w:rPr>
          <w:rFonts w:ascii="Helvetica Neue" w:eastAsia="Helvetica Neue" w:hAnsi="Helvetica Neue" w:cs="Helvetica Neue"/>
          <w:sz w:val="24"/>
          <w:szCs w:val="24"/>
        </w:rPr>
      </w:pPr>
    </w:p>
    <w:p w14:paraId="71B03EC8" w14:textId="77777777" w:rsidR="00357AD9" w:rsidRPr="005C412B" w:rsidRDefault="00023EA3">
      <w:pPr>
        <w:jc w:val="center"/>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Division of Science and Research (DSR)</w:t>
      </w:r>
    </w:p>
    <w:p w14:paraId="11657BA4" w14:textId="77777777" w:rsidR="00357AD9" w:rsidRPr="005C412B" w:rsidRDefault="00357AD9">
      <w:pPr>
        <w:jc w:val="both"/>
        <w:rPr>
          <w:rFonts w:ascii="Helvetica Neue" w:eastAsia="Helvetica Neue" w:hAnsi="Helvetica Neue" w:cs="Helvetica Neue"/>
          <w:sz w:val="24"/>
          <w:szCs w:val="24"/>
        </w:rPr>
      </w:pPr>
    </w:p>
    <w:p w14:paraId="7D44F527" w14:textId="77777777" w:rsidR="00357AD9" w:rsidRPr="005C412B" w:rsidRDefault="00357AD9">
      <w:pPr>
        <w:jc w:val="both"/>
        <w:rPr>
          <w:rFonts w:ascii="Helvetica Neue" w:eastAsia="Helvetica Neue" w:hAnsi="Helvetica Neue" w:cs="Helvetica Neue"/>
          <w:sz w:val="24"/>
          <w:szCs w:val="24"/>
        </w:rPr>
      </w:pPr>
    </w:p>
    <w:p w14:paraId="597DCA4F" w14:textId="77777777"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 </w:t>
      </w:r>
    </w:p>
    <w:p w14:paraId="49C71D54" w14:textId="06B001F2" w:rsidR="00357AD9" w:rsidRPr="005C412B" w:rsidRDefault="005C412B">
      <w:pPr>
        <w:jc w:val="center"/>
        <w:rPr>
          <w:rFonts w:ascii="Helvetica Neue" w:eastAsia="Helvetica Neue" w:hAnsi="Helvetica Neue" w:cs="Helvetica Neue"/>
          <w:b/>
          <w:sz w:val="24"/>
          <w:szCs w:val="24"/>
        </w:rPr>
      </w:pPr>
      <w:r w:rsidRPr="005C412B">
        <w:rPr>
          <w:rFonts w:ascii="Helvetica Neue" w:eastAsia="Helvetica Neue" w:hAnsi="Helvetica Neue" w:cs="Helvetica Neue"/>
          <w:b/>
          <w:sz w:val="24"/>
          <w:szCs w:val="24"/>
        </w:rPr>
        <w:t xml:space="preserve">Quality Assurance Project Plan (QAPP) </w:t>
      </w:r>
    </w:p>
    <w:p w14:paraId="76BCF72E" w14:textId="77777777" w:rsidR="00357AD9" w:rsidRPr="005C412B" w:rsidRDefault="00357AD9">
      <w:pPr>
        <w:jc w:val="center"/>
        <w:rPr>
          <w:rFonts w:ascii="Helvetica Neue" w:eastAsia="Helvetica Neue" w:hAnsi="Helvetica Neue" w:cs="Helvetica Neue"/>
          <w:b/>
          <w:sz w:val="24"/>
          <w:szCs w:val="24"/>
        </w:rPr>
      </w:pPr>
    </w:p>
    <w:p w14:paraId="4A638D7B" w14:textId="77777777" w:rsidR="00357AD9" w:rsidRPr="005C412B" w:rsidRDefault="00023EA3">
      <w:pPr>
        <w:jc w:val="center"/>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for</w:t>
      </w:r>
    </w:p>
    <w:p w14:paraId="68378591" w14:textId="77777777" w:rsidR="00357AD9" w:rsidRPr="005C412B" w:rsidRDefault="00357AD9">
      <w:pPr>
        <w:jc w:val="center"/>
        <w:rPr>
          <w:rFonts w:ascii="Helvetica Neue" w:eastAsia="Helvetica Neue" w:hAnsi="Helvetica Neue" w:cs="Helvetica Neue"/>
          <w:sz w:val="24"/>
          <w:szCs w:val="24"/>
        </w:rPr>
      </w:pPr>
    </w:p>
    <w:p w14:paraId="350BFC5E" w14:textId="77777777" w:rsidR="00357AD9" w:rsidRPr="005C412B" w:rsidRDefault="00023EA3">
      <w:pPr>
        <w:jc w:val="center"/>
        <w:rPr>
          <w:rFonts w:ascii="Helvetica Neue" w:eastAsia="Helvetica Neue" w:hAnsi="Helvetica Neue" w:cs="Helvetica Neue"/>
          <w:b/>
          <w:sz w:val="24"/>
          <w:szCs w:val="24"/>
        </w:rPr>
      </w:pPr>
      <w:r w:rsidRPr="005C412B">
        <w:rPr>
          <w:rFonts w:ascii="Helvetica Neue" w:eastAsia="Helvetica Neue" w:hAnsi="Helvetica Neue" w:cs="Helvetica Neue"/>
          <w:b/>
          <w:sz w:val="24"/>
          <w:szCs w:val="24"/>
        </w:rPr>
        <w:t>An ecological and oceanographic baseline to inform offshore wind development over the continental shelf off the coast of New Jersey</w:t>
      </w:r>
    </w:p>
    <w:p w14:paraId="27DD832F" w14:textId="77777777" w:rsidR="00357AD9" w:rsidRPr="005C412B" w:rsidRDefault="00357AD9">
      <w:pPr>
        <w:jc w:val="both"/>
        <w:rPr>
          <w:rFonts w:ascii="Helvetica Neue" w:eastAsia="Helvetica Neue" w:hAnsi="Helvetica Neue" w:cs="Helvetica Neue"/>
          <w:b/>
          <w:sz w:val="24"/>
          <w:szCs w:val="24"/>
        </w:rPr>
      </w:pPr>
    </w:p>
    <w:p w14:paraId="77FE5E2A" w14:textId="4125D644" w:rsidR="00357AD9" w:rsidRPr="005C412B" w:rsidRDefault="00023EA3">
      <w:pPr>
        <w:jc w:val="center"/>
        <w:rPr>
          <w:rFonts w:ascii="Helvetica Neue" w:eastAsia="Helvetica Neue" w:hAnsi="Helvetica Neue" w:cs="Helvetica Neue"/>
          <w:b/>
          <w:sz w:val="24"/>
          <w:szCs w:val="24"/>
        </w:rPr>
      </w:pPr>
      <w:r w:rsidRPr="005C412B">
        <w:rPr>
          <w:rFonts w:ascii="Helvetica Neue" w:eastAsia="Helvetica Neue" w:hAnsi="Helvetica Neue" w:cs="Helvetica Neue"/>
          <w:b/>
          <w:sz w:val="24"/>
          <w:szCs w:val="24"/>
        </w:rPr>
        <w:t>Contract No. BC22-001</w:t>
      </w:r>
      <w:r w:rsidR="001C6E60">
        <w:rPr>
          <w:rFonts w:ascii="Helvetica Neue" w:eastAsia="Helvetica Neue" w:hAnsi="Helvetica Neue" w:cs="Helvetica Neue"/>
          <w:b/>
          <w:sz w:val="24"/>
          <w:szCs w:val="24"/>
        </w:rPr>
        <w:t>-</w:t>
      </w:r>
      <w:r w:rsidRPr="005C412B">
        <w:rPr>
          <w:rFonts w:ascii="Helvetica Neue" w:eastAsia="Helvetica Neue" w:hAnsi="Helvetica Neue" w:cs="Helvetica Neue"/>
          <w:b/>
          <w:sz w:val="24"/>
          <w:szCs w:val="24"/>
        </w:rPr>
        <w:t xml:space="preserve">002 </w:t>
      </w:r>
    </w:p>
    <w:p w14:paraId="746F6505" w14:textId="77777777" w:rsidR="00357AD9" w:rsidRPr="005C412B" w:rsidRDefault="00357AD9">
      <w:pPr>
        <w:jc w:val="center"/>
        <w:rPr>
          <w:rFonts w:ascii="Helvetica Neue" w:eastAsia="Helvetica Neue" w:hAnsi="Helvetica Neue" w:cs="Helvetica Neue"/>
          <w:b/>
          <w:sz w:val="24"/>
          <w:szCs w:val="24"/>
        </w:rPr>
      </w:pPr>
    </w:p>
    <w:p w14:paraId="25005CD2" w14:textId="77777777"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b/>
          <w:sz w:val="24"/>
          <w:szCs w:val="24"/>
        </w:rPr>
        <w:t xml:space="preserve">Dr. Josh Kohut, </w:t>
      </w:r>
      <w:r w:rsidRPr="005C412B">
        <w:rPr>
          <w:rFonts w:ascii="Helvetica Neue" w:eastAsia="Helvetica Neue" w:hAnsi="Helvetica Neue" w:cs="Helvetica Neue"/>
          <w:sz w:val="24"/>
          <w:szCs w:val="24"/>
        </w:rPr>
        <w:t>Rutgers University (Department of Marine and Coastal Sciences, Center for Ocean Observing Leadership), Principal Investigator</w:t>
      </w:r>
    </w:p>
    <w:p w14:paraId="19F5B61D" w14:textId="77777777" w:rsidR="00357AD9" w:rsidRPr="005C412B" w:rsidRDefault="00357AD9">
      <w:pPr>
        <w:jc w:val="both"/>
        <w:rPr>
          <w:rFonts w:ascii="Helvetica Neue" w:eastAsia="Helvetica Neue" w:hAnsi="Helvetica Neue" w:cs="Helvetica Neue"/>
          <w:sz w:val="24"/>
          <w:szCs w:val="24"/>
        </w:rPr>
      </w:pPr>
    </w:p>
    <w:p w14:paraId="02583781" w14:textId="77777777"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Signature:____________________________________________Date: _____________</w:t>
      </w:r>
    </w:p>
    <w:p w14:paraId="0D55EF7D" w14:textId="77777777" w:rsidR="00357AD9" w:rsidRPr="005C412B" w:rsidRDefault="00357AD9">
      <w:pPr>
        <w:jc w:val="both"/>
        <w:rPr>
          <w:rFonts w:ascii="Helvetica Neue" w:eastAsia="Helvetica Neue" w:hAnsi="Helvetica Neue" w:cs="Helvetica Neue"/>
          <w:sz w:val="24"/>
          <w:szCs w:val="24"/>
        </w:rPr>
      </w:pPr>
    </w:p>
    <w:p w14:paraId="34D1348D" w14:textId="77777777"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b/>
          <w:sz w:val="24"/>
          <w:szCs w:val="24"/>
        </w:rPr>
        <w:t>Dr. Grace Saba</w:t>
      </w:r>
      <w:r w:rsidRPr="005C412B">
        <w:rPr>
          <w:rFonts w:ascii="Helvetica Neue" w:eastAsia="Helvetica Neue" w:hAnsi="Helvetica Neue" w:cs="Helvetica Neue"/>
          <w:sz w:val="24"/>
          <w:szCs w:val="24"/>
        </w:rPr>
        <w:t>, Rutgers University (Department of Marine and Coastal Sciences, Center for Ocean Observing Leadership), Principal Investigator</w:t>
      </w:r>
    </w:p>
    <w:p w14:paraId="58D9E126" w14:textId="77777777" w:rsidR="00357AD9" w:rsidRPr="005C412B" w:rsidRDefault="00357AD9">
      <w:pPr>
        <w:jc w:val="both"/>
        <w:rPr>
          <w:rFonts w:ascii="Helvetica Neue" w:eastAsia="Helvetica Neue" w:hAnsi="Helvetica Neue" w:cs="Helvetica Neue"/>
          <w:sz w:val="24"/>
          <w:szCs w:val="24"/>
        </w:rPr>
      </w:pPr>
    </w:p>
    <w:p w14:paraId="399F5AE4" w14:textId="77777777"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Signature:____________________________________________ Date:_____________</w:t>
      </w:r>
    </w:p>
    <w:p w14:paraId="316EA429" w14:textId="77777777" w:rsidR="00357AD9" w:rsidRPr="005C412B" w:rsidRDefault="00357AD9">
      <w:pPr>
        <w:jc w:val="both"/>
        <w:rPr>
          <w:rFonts w:ascii="Helvetica Neue" w:eastAsia="Helvetica Neue" w:hAnsi="Helvetica Neue" w:cs="Helvetica Neue"/>
          <w:sz w:val="24"/>
          <w:szCs w:val="24"/>
        </w:rPr>
      </w:pPr>
    </w:p>
    <w:p w14:paraId="7C9C8FBC" w14:textId="77777777"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b/>
          <w:sz w:val="24"/>
          <w:szCs w:val="24"/>
        </w:rPr>
        <w:t>Dr. Rene</w:t>
      </w:r>
      <w:r w:rsidRPr="005C412B">
        <w:rPr>
          <w:rFonts w:ascii="Helvetica Neue" w:eastAsia="Arial" w:hAnsi="Helvetica Neue" w:cs="Arial"/>
          <w:b/>
          <w:sz w:val="24"/>
          <w:szCs w:val="24"/>
        </w:rPr>
        <w:t>é</w:t>
      </w:r>
      <w:r w:rsidRPr="005C412B">
        <w:rPr>
          <w:rFonts w:ascii="Helvetica Neue" w:eastAsia="Helvetica Neue" w:hAnsi="Helvetica Neue" w:cs="Helvetica Neue"/>
          <w:b/>
          <w:sz w:val="24"/>
          <w:szCs w:val="24"/>
        </w:rPr>
        <w:t xml:space="preserve"> Reilly</w:t>
      </w:r>
      <w:r w:rsidRPr="005C412B">
        <w:rPr>
          <w:rFonts w:ascii="Helvetica Neue" w:eastAsia="Helvetica Neue" w:hAnsi="Helvetica Neue" w:cs="Helvetica Neue"/>
          <w:sz w:val="24"/>
          <w:szCs w:val="24"/>
        </w:rPr>
        <w:t>, NJDEP (Division of Science and Research), Project Manager</w:t>
      </w:r>
    </w:p>
    <w:p w14:paraId="1D430D25" w14:textId="77777777" w:rsidR="00357AD9" w:rsidRPr="005C412B" w:rsidRDefault="00357AD9">
      <w:pPr>
        <w:jc w:val="both"/>
        <w:rPr>
          <w:rFonts w:ascii="Helvetica Neue" w:eastAsia="Helvetica Neue" w:hAnsi="Helvetica Neue" w:cs="Helvetica Neue"/>
          <w:sz w:val="24"/>
          <w:szCs w:val="24"/>
        </w:rPr>
      </w:pPr>
    </w:p>
    <w:p w14:paraId="305C0302" w14:textId="77777777"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Signature:____________________________________________ Date:_____________</w:t>
      </w:r>
    </w:p>
    <w:p w14:paraId="54EC30E7" w14:textId="77777777" w:rsidR="00357AD9" w:rsidRPr="005C412B" w:rsidRDefault="00357AD9">
      <w:pPr>
        <w:jc w:val="both"/>
        <w:rPr>
          <w:rFonts w:ascii="Helvetica Neue" w:eastAsia="Helvetica Neue" w:hAnsi="Helvetica Neue" w:cs="Helvetica Neue"/>
          <w:sz w:val="24"/>
          <w:szCs w:val="24"/>
        </w:rPr>
      </w:pPr>
    </w:p>
    <w:p w14:paraId="041CEB35" w14:textId="5D291ADB" w:rsidR="00357AD9" w:rsidRPr="005C412B" w:rsidRDefault="001C6E60">
      <w:pPr>
        <w:jc w:val="both"/>
        <w:rPr>
          <w:rFonts w:ascii="Helvetica Neue" w:eastAsia="Helvetica Neue" w:hAnsi="Helvetica Neue" w:cs="Helvetica Neue"/>
          <w:sz w:val="24"/>
          <w:szCs w:val="24"/>
        </w:rPr>
      </w:pPr>
      <w:r>
        <w:rPr>
          <w:rFonts w:ascii="Helvetica Neue" w:eastAsia="Helvetica Neue" w:hAnsi="Helvetica Neue" w:cs="Helvetica Neue"/>
          <w:b/>
          <w:sz w:val="24"/>
          <w:szCs w:val="24"/>
        </w:rPr>
        <w:t>Dr</w:t>
      </w:r>
      <w:r w:rsidRPr="005C412B">
        <w:rPr>
          <w:rFonts w:ascii="Helvetica Neue" w:eastAsia="Helvetica Neue" w:hAnsi="Helvetica Neue" w:cs="Helvetica Neue"/>
          <w:b/>
          <w:sz w:val="24"/>
          <w:szCs w:val="24"/>
        </w:rPr>
        <w:t xml:space="preserve">. </w:t>
      </w:r>
      <w:r>
        <w:rPr>
          <w:rFonts w:ascii="Helvetica Neue" w:eastAsia="Helvetica Neue" w:hAnsi="Helvetica Neue" w:cs="Helvetica Neue"/>
          <w:b/>
          <w:sz w:val="24"/>
          <w:szCs w:val="24"/>
        </w:rPr>
        <w:t>Kira Lawrence</w:t>
      </w:r>
      <w:r w:rsidRPr="005C412B">
        <w:rPr>
          <w:rFonts w:ascii="Helvetica Neue" w:eastAsia="Helvetica Neue" w:hAnsi="Helvetica Neue" w:cs="Helvetica Neue"/>
          <w:sz w:val="24"/>
          <w:szCs w:val="24"/>
        </w:rPr>
        <w:t xml:space="preserve">, </w:t>
      </w:r>
      <w:r w:rsidR="008654C6" w:rsidRPr="005C412B">
        <w:rPr>
          <w:rFonts w:ascii="Helvetica Neue" w:eastAsia="Helvetica Neue" w:hAnsi="Helvetica Neue" w:cs="Helvetica Neue"/>
          <w:sz w:val="24"/>
          <w:szCs w:val="24"/>
        </w:rPr>
        <w:t>N</w:t>
      </w:r>
      <w:r w:rsidR="008654C6">
        <w:rPr>
          <w:rFonts w:ascii="Helvetica Neue" w:eastAsia="Helvetica Neue" w:hAnsi="Helvetica Neue" w:cs="Helvetica Neue"/>
          <w:sz w:val="24"/>
          <w:szCs w:val="24"/>
        </w:rPr>
        <w:t>ew Jersey Board of Public Utilities</w:t>
      </w:r>
      <w:r w:rsidR="008654C6" w:rsidRPr="005C412B">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w:t>
      </w:r>
      <w:r w:rsidR="008654C6">
        <w:rPr>
          <w:rFonts w:ascii="Helvetica Neue" w:eastAsia="Helvetica Neue" w:hAnsi="Helvetica Neue" w:cs="Helvetica Neue"/>
          <w:sz w:val="24"/>
          <w:szCs w:val="24"/>
        </w:rPr>
        <w:t>Clean Energy Division</w:t>
      </w:r>
      <w:r w:rsidRPr="005C412B">
        <w:rPr>
          <w:rFonts w:ascii="Helvetica Neue" w:eastAsia="Helvetica Neue" w:hAnsi="Helvetica Neue" w:cs="Helvetica Neue"/>
          <w:sz w:val="24"/>
          <w:szCs w:val="24"/>
        </w:rPr>
        <w:t>), Project Manager</w:t>
      </w:r>
    </w:p>
    <w:p w14:paraId="64780933" w14:textId="77777777" w:rsidR="00357AD9" w:rsidRPr="005C412B" w:rsidRDefault="00357AD9">
      <w:pPr>
        <w:jc w:val="both"/>
        <w:rPr>
          <w:rFonts w:ascii="Helvetica Neue" w:eastAsia="Helvetica Neue" w:hAnsi="Helvetica Neue" w:cs="Helvetica Neue"/>
          <w:sz w:val="24"/>
          <w:szCs w:val="24"/>
        </w:rPr>
      </w:pPr>
    </w:p>
    <w:p w14:paraId="6C05C52A" w14:textId="77777777"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Signature:____________________________________________ Date:_____________</w:t>
      </w:r>
    </w:p>
    <w:p w14:paraId="3469BBB8" w14:textId="77777777" w:rsidR="00357AD9" w:rsidRPr="005C412B" w:rsidRDefault="00357AD9">
      <w:pPr>
        <w:jc w:val="both"/>
        <w:rPr>
          <w:rFonts w:ascii="Helvetica Neue" w:eastAsia="Helvetica Neue" w:hAnsi="Helvetica Neue" w:cs="Helvetica Neue"/>
          <w:sz w:val="24"/>
          <w:szCs w:val="24"/>
        </w:rPr>
      </w:pPr>
    </w:p>
    <w:p w14:paraId="57534534" w14:textId="5FA6DA35" w:rsidR="00357AD9" w:rsidRPr="005C412B" w:rsidRDefault="00DD48AB">
      <w:pPr>
        <w:jc w:val="both"/>
        <w:rPr>
          <w:rFonts w:ascii="Helvetica Neue" w:eastAsia="Helvetica Neue" w:hAnsi="Helvetica Neue" w:cs="Helvetica Neue"/>
          <w:sz w:val="24"/>
          <w:szCs w:val="24"/>
        </w:rPr>
      </w:pPr>
      <w:r>
        <w:rPr>
          <w:rFonts w:ascii="Helvetica Neue" w:eastAsia="Helvetica Neue" w:hAnsi="Helvetica Neue" w:cs="Helvetica Neue"/>
          <w:b/>
          <w:sz w:val="24"/>
          <w:szCs w:val="24"/>
        </w:rPr>
        <w:t>Jenna</w:t>
      </w:r>
      <w:r w:rsidR="00335584">
        <w:rPr>
          <w:rFonts w:ascii="Helvetica Neue" w:eastAsia="Helvetica Neue" w:hAnsi="Helvetica Neue" w:cs="Helvetica Neue"/>
          <w:b/>
          <w:sz w:val="24"/>
          <w:szCs w:val="24"/>
        </w:rPr>
        <w:t xml:space="preserve"> </w:t>
      </w:r>
      <w:r w:rsidR="00F44BC3">
        <w:rPr>
          <w:rFonts w:ascii="Helvetica Neue" w:eastAsia="Helvetica Neue" w:hAnsi="Helvetica Neue" w:cs="Helvetica Neue"/>
          <w:b/>
          <w:sz w:val="24"/>
          <w:szCs w:val="24"/>
        </w:rPr>
        <w:t>Majchrzak</w:t>
      </w:r>
      <w:r w:rsidRPr="005C412B">
        <w:rPr>
          <w:rFonts w:ascii="Helvetica Neue" w:eastAsia="Helvetica Neue" w:hAnsi="Helvetica Neue" w:cs="Helvetica Neue"/>
          <w:sz w:val="24"/>
          <w:szCs w:val="24"/>
        </w:rPr>
        <w:t xml:space="preserve">, NJDEP (Division of Science and Research), </w:t>
      </w:r>
      <w:r w:rsidR="00424C1C">
        <w:rPr>
          <w:rFonts w:ascii="Helvetica Neue" w:eastAsia="Helvetica Neue" w:hAnsi="Helvetica Neue" w:cs="Helvetica Neue"/>
          <w:sz w:val="24"/>
          <w:szCs w:val="24"/>
        </w:rPr>
        <w:t xml:space="preserve">Assistant </w:t>
      </w:r>
      <w:r w:rsidRPr="005C412B">
        <w:rPr>
          <w:rFonts w:ascii="Helvetica Neue" w:eastAsia="Helvetica Neue" w:hAnsi="Helvetica Neue" w:cs="Helvetica Neue"/>
          <w:sz w:val="24"/>
          <w:szCs w:val="24"/>
        </w:rPr>
        <w:t>Quality Assurance Officer</w:t>
      </w:r>
    </w:p>
    <w:p w14:paraId="3092C10C" w14:textId="77777777" w:rsidR="00357AD9" w:rsidRPr="005C412B" w:rsidRDefault="00357AD9">
      <w:pPr>
        <w:jc w:val="both"/>
        <w:rPr>
          <w:rFonts w:ascii="Helvetica Neue" w:eastAsia="Helvetica Neue" w:hAnsi="Helvetica Neue" w:cs="Helvetica Neue"/>
          <w:sz w:val="24"/>
          <w:szCs w:val="24"/>
        </w:rPr>
      </w:pPr>
    </w:p>
    <w:p w14:paraId="0904A515" w14:textId="24B97E39" w:rsidR="00357AD9"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Signature:____________________________________________ Date:_____________</w:t>
      </w:r>
    </w:p>
    <w:p w14:paraId="7B2C1A0F" w14:textId="77777777" w:rsidR="00A0062D" w:rsidRPr="005C412B" w:rsidRDefault="00A0062D">
      <w:pPr>
        <w:jc w:val="both"/>
        <w:rPr>
          <w:rFonts w:ascii="Helvetica Neue" w:eastAsia="Helvetica Neue" w:hAnsi="Helvetica Neue" w:cs="Helvetica Neue"/>
          <w:sz w:val="24"/>
          <w:szCs w:val="24"/>
        </w:rPr>
      </w:pPr>
    </w:p>
    <w:p w14:paraId="71F3A88F" w14:textId="2C1CF815" w:rsidR="00A0062D" w:rsidRPr="00A0062D" w:rsidRDefault="00A0062D" w:rsidP="00A0062D">
      <w:pPr>
        <w:rPr>
          <w:i/>
          <w:iCs/>
        </w:rPr>
        <w:sectPr w:rsidR="00A0062D" w:rsidRPr="00A0062D" w:rsidSect="00A0062D">
          <w:pgSz w:w="12240" w:h="15840"/>
          <w:pgMar w:top="1380" w:right="500" w:bottom="280" w:left="560" w:header="720" w:footer="720" w:gutter="0"/>
          <w:cols w:space="720"/>
        </w:sectPr>
      </w:pPr>
      <w:r w:rsidRPr="00A0062D">
        <w:rPr>
          <w:i/>
          <w:iCs/>
        </w:rPr>
        <w:t>Note, if any changes or modifications are made to this plan, all original signatories will be notified.  The changes will not be implemented without approval by all original signatories.</w:t>
      </w:r>
    </w:p>
    <w:p w14:paraId="123DC131" w14:textId="67BA211C" w:rsidR="00357AD9" w:rsidRDefault="00357AD9">
      <w:pPr>
        <w:jc w:val="both"/>
        <w:rPr>
          <w:rFonts w:ascii="Helvetica Neue" w:eastAsia="Helvetica Neue" w:hAnsi="Helvetica Neue" w:cs="Helvetica Neue"/>
          <w:sz w:val="24"/>
          <w:szCs w:val="24"/>
        </w:rPr>
      </w:pPr>
    </w:p>
    <w:p w14:paraId="6A9515AC" w14:textId="77777777" w:rsidR="00A0062D" w:rsidRPr="005C412B" w:rsidRDefault="00A0062D">
      <w:pPr>
        <w:jc w:val="both"/>
        <w:rPr>
          <w:rFonts w:ascii="Helvetica Neue" w:eastAsia="Helvetica Neue" w:hAnsi="Helvetica Neue" w:cs="Helvetica Neue"/>
          <w:sz w:val="24"/>
          <w:szCs w:val="24"/>
        </w:rPr>
      </w:pPr>
    </w:p>
    <w:p w14:paraId="53F4A3BB" w14:textId="77777777" w:rsid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 </w:t>
      </w:r>
    </w:p>
    <w:p w14:paraId="318AD8F2" w14:textId="77777777" w:rsidR="005C412B" w:rsidRDefault="005C412B">
      <w:pPr>
        <w:jc w:val="both"/>
        <w:rPr>
          <w:rFonts w:ascii="Helvetica Neue" w:eastAsia="Helvetica Neue" w:hAnsi="Helvetica Neue" w:cs="Helvetica Neue"/>
          <w:sz w:val="24"/>
          <w:szCs w:val="24"/>
        </w:rPr>
      </w:pPr>
    </w:p>
    <w:p w14:paraId="66292EDE" w14:textId="6B3A2ADA"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b/>
          <w:sz w:val="24"/>
          <w:szCs w:val="24"/>
        </w:rPr>
        <w:t>Project Information Page:</w:t>
      </w:r>
    </w:p>
    <w:p w14:paraId="54F7F215" w14:textId="77777777" w:rsidR="00357AD9" w:rsidRPr="005C412B" w:rsidRDefault="00357AD9">
      <w:pPr>
        <w:jc w:val="both"/>
        <w:rPr>
          <w:rFonts w:ascii="Helvetica Neue" w:eastAsia="Helvetica Neue" w:hAnsi="Helvetica Neue" w:cs="Helvetica Neue"/>
          <w:sz w:val="24"/>
          <w:szCs w:val="24"/>
        </w:rPr>
      </w:pPr>
    </w:p>
    <w:p w14:paraId="470EFE00" w14:textId="77777777"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1.</w:t>
      </w:r>
      <w:r w:rsidRPr="005C412B">
        <w:rPr>
          <w:rFonts w:ascii="Helvetica Neue" w:eastAsia="Helvetica Neue" w:hAnsi="Helvetica Neue" w:cs="Helvetica Neue"/>
          <w:sz w:val="24"/>
          <w:szCs w:val="24"/>
        </w:rPr>
        <w:tab/>
        <w:t>Project Name: An ecological and oceanographic baseline to inform offshore wind development over the continental shelf off the coast of New Jersey</w:t>
      </w:r>
    </w:p>
    <w:p w14:paraId="25330ED5" w14:textId="77777777" w:rsidR="00357AD9" w:rsidRPr="005C412B" w:rsidRDefault="00357AD9">
      <w:pPr>
        <w:jc w:val="both"/>
        <w:rPr>
          <w:rFonts w:ascii="Helvetica Neue" w:eastAsia="Helvetica Neue" w:hAnsi="Helvetica Neue" w:cs="Helvetica Neue"/>
          <w:sz w:val="24"/>
          <w:szCs w:val="24"/>
        </w:rPr>
      </w:pPr>
    </w:p>
    <w:p w14:paraId="32CCCA23" w14:textId="77777777"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2.</w:t>
      </w:r>
      <w:r w:rsidRPr="005C412B">
        <w:rPr>
          <w:rFonts w:ascii="Helvetica Neue" w:eastAsia="Helvetica Neue" w:hAnsi="Helvetica Neue" w:cs="Helvetica Neue"/>
          <w:sz w:val="24"/>
          <w:szCs w:val="24"/>
        </w:rPr>
        <w:tab/>
        <w:t>Date of Project Initiation: November 17, 2022 (effective date)</w:t>
      </w:r>
    </w:p>
    <w:p w14:paraId="75736280" w14:textId="77777777" w:rsidR="00357AD9" w:rsidRPr="005C412B" w:rsidRDefault="00357AD9">
      <w:pPr>
        <w:ind w:left="720" w:hanging="720"/>
        <w:jc w:val="both"/>
        <w:rPr>
          <w:rFonts w:ascii="Helvetica Neue" w:eastAsia="Helvetica Neue" w:hAnsi="Helvetica Neue" w:cs="Helvetica Neue"/>
          <w:sz w:val="24"/>
          <w:szCs w:val="24"/>
        </w:rPr>
      </w:pPr>
    </w:p>
    <w:p w14:paraId="6696B4C5" w14:textId="77777777"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3.</w:t>
      </w:r>
      <w:r w:rsidRPr="005C412B">
        <w:rPr>
          <w:rFonts w:ascii="Helvetica Neue" w:eastAsia="Helvetica Neue" w:hAnsi="Helvetica Neue" w:cs="Helvetica Neue"/>
          <w:sz w:val="24"/>
          <w:szCs w:val="24"/>
        </w:rPr>
        <w:tab/>
        <w:t>Project Investigators:</w:t>
      </w:r>
    </w:p>
    <w:p w14:paraId="3EA1D58A" w14:textId="77777777"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ab/>
        <w:t xml:space="preserve">Dr. Josh Kohut </w:t>
      </w:r>
    </w:p>
    <w:p w14:paraId="6189DF28" w14:textId="77777777" w:rsidR="00357AD9" w:rsidRPr="005C412B" w:rsidRDefault="00023EA3">
      <w:pPr>
        <w:ind w:left="720"/>
        <w:jc w:val="both"/>
        <w:rPr>
          <w:rFonts w:ascii="Helvetica Neue" w:eastAsia="Helvetica Neue" w:hAnsi="Helvetica Neue" w:cs="Helvetica Neue"/>
          <w:color w:val="000000"/>
          <w:sz w:val="24"/>
          <w:szCs w:val="24"/>
        </w:rPr>
      </w:pPr>
      <w:r w:rsidRPr="005C412B">
        <w:rPr>
          <w:rFonts w:ascii="Helvetica Neue" w:eastAsia="Helvetica Neue" w:hAnsi="Helvetica Neue" w:cs="Helvetica Neue"/>
          <w:color w:val="000000"/>
          <w:sz w:val="24"/>
          <w:szCs w:val="24"/>
        </w:rPr>
        <w:t xml:space="preserve">Rutgers University, Department of Marine &amp; Coastal Sciences, </w:t>
      </w:r>
      <w:r w:rsidRPr="005C412B">
        <w:rPr>
          <w:rFonts w:ascii="Helvetica Neue" w:eastAsia="Helvetica Neue" w:hAnsi="Helvetica Neue" w:cs="Helvetica Neue"/>
          <w:sz w:val="24"/>
          <w:szCs w:val="24"/>
        </w:rPr>
        <w:t>Center for Ocean Observing Leadership</w:t>
      </w:r>
      <w:r w:rsidRPr="005C412B">
        <w:rPr>
          <w:rFonts w:ascii="Helvetica Neue" w:eastAsia="Helvetica Neue" w:hAnsi="Helvetica Neue" w:cs="Helvetica Neue"/>
          <w:color w:val="000000"/>
          <w:sz w:val="24"/>
          <w:szCs w:val="24"/>
        </w:rPr>
        <w:t>, 71 Dudley Road, New Brunswick, NJ, 08901</w:t>
      </w:r>
    </w:p>
    <w:p w14:paraId="0142DB13" w14:textId="014E4136" w:rsidR="00357AD9" w:rsidRPr="00023EA3" w:rsidRDefault="00A4556C">
      <w:pPr>
        <w:ind w:firstLine="720"/>
        <w:jc w:val="both"/>
        <w:rPr>
          <w:rFonts w:ascii="Helvetica Neue" w:eastAsia="Helvetica Neue" w:hAnsi="Helvetica Neue" w:cs="Helvetica Neue"/>
          <w:color w:val="000000"/>
          <w:sz w:val="24"/>
          <w:szCs w:val="24"/>
          <w:u w:val="single"/>
        </w:rPr>
      </w:pPr>
      <w:hyperlink r:id="rId12">
        <w:r w:rsidR="00023EA3" w:rsidRPr="00023EA3">
          <w:rPr>
            <w:rFonts w:ascii="Helvetica Neue" w:eastAsia="Helvetica Neue" w:hAnsi="Helvetica Neue" w:cs="Helvetica Neue"/>
            <w:color w:val="000000"/>
            <w:sz w:val="24"/>
            <w:szCs w:val="24"/>
            <w:u w:val="single"/>
          </w:rPr>
          <w:t>kohut@marine.rutgers.edu</w:t>
        </w:r>
      </w:hyperlink>
    </w:p>
    <w:p w14:paraId="7CDB1DB3" w14:textId="77777777" w:rsidR="00357AD9" w:rsidRPr="005C412B" w:rsidRDefault="00A4556C">
      <w:pPr>
        <w:ind w:firstLine="720"/>
        <w:jc w:val="both"/>
        <w:rPr>
          <w:rFonts w:ascii="Helvetica Neue" w:eastAsia="Helvetica Neue" w:hAnsi="Helvetica Neue" w:cs="Helvetica Neue"/>
          <w:sz w:val="24"/>
          <w:szCs w:val="24"/>
        </w:rPr>
      </w:pPr>
      <w:hyperlink r:id="rId13">
        <w:r w:rsidR="00023EA3" w:rsidRPr="005C412B">
          <w:rPr>
            <w:rFonts w:ascii="Helvetica Neue" w:eastAsia="Helvetica Neue" w:hAnsi="Helvetica Neue" w:cs="Helvetica Neue"/>
            <w:color w:val="000000"/>
            <w:sz w:val="24"/>
            <w:szCs w:val="24"/>
          </w:rPr>
          <w:t>848-932-3496</w:t>
        </w:r>
      </w:hyperlink>
    </w:p>
    <w:p w14:paraId="7D0F45E6" w14:textId="77777777" w:rsidR="00357AD9" w:rsidRPr="005C412B" w:rsidRDefault="00357AD9">
      <w:pPr>
        <w:jc w:val="both"/>
        <w:rPr>
          <w:rFonts w:ascii="Helvetica Neue" w:eastAsia="Helvetica Neue" w:hAnsi="Helvetica Neue" w:cs="Helvetica Neue"/>
          <w:sz w:val="24"/>
          <w:szCs w:val="24"/>
        </w:rPr>
      </w:pPr>
    </w:p>
    <w:p w14:paraId="4DF98742" w14:textId="77777777" w:rsidR="00357AD9" w:rsidRPr="005C412B" w:rsidRDefault="00023EA3">
      <w:pPr>
        <w:ind w:firstLine="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Dr. Grace Saba</w:t>
      </w:r>
    </w:p>
    <w:p w14:paraId="78C6CECF"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Rutgers University, Department of Marine &amp; Coastal Sciences, Center for Ocean Observing Leadership</w:t>
      </w:r>
      <w:r w:rsidRPr="005C412B">
        <w:rPr>
          <w:rFonts w:ascii="Helvetica Neue" w:eastAsia="Helvetica Neue" w:hAnsi="Helvetica Neue" w:cs="Helvetica Neue"/>
          <w:color w:val="000000"/>
          <w:sz w:val="24"/>
          <w:szCs w:val="24"/>
        </w:rPr>
        <w:t xml:space="preserve">, </w:t>
      </w:r>
      <w:r w:rsidRPr="005C412B">
        <w:rPr>
          <w:rFonts w:ascii="Helvetica Neue" w:eastAsia="Helvetica Neue" w:hAnsi="Helvetica Neue" w:cs="Helvetica Neue"/>
          <w:sz w:val="24"/>
          <w:szCs w:val="24"/>
        </w:rPr>
        <w:t>71 Dudley Road, New Brunswick, NJ, 08901</w:t>
      </w:r>
    </w:p>
    <w:p w14:paraId="7DF8C140" w14:textId="77777777" w:rsidR="00357AD9" w:rsidRPr="005C412B" w:rsidRDefault="00A4556C">
      <w:pPr>
        <w:ind w:firstLine="720"/>
        <w:jc w:val="both"/>
        <w:rPr>
          <w:rFonts w:ascii="Helvetica Neue" w:eastAsia="Helvetica Neue" w:hAnsi="Helvetica Neue" w:cs="Helvetica Neue"/>
          <w:sz w:val="24"/>
          <w:szCs w:val="24"/>
        </w:rPr>
      </w:pPr>
      <w:hyperlink r:id="rId14">
        <w:r w:rsidR="00023EA3" w:rsidRPr="005C412B">
          <w:rPr>
            <w:rFonts w:ascii="Helvetica Neue" w:eastAsia="Helvetica Neue" w:hAnsi="Helvetica Neue" w:cs="Helvetica Neue"/>
            <w:color w:val="0563C1"/>
            <w:sz w:val="24"/>
            <w:szCs w:val="24"/>
            <w:u w:val="single"/>
          </w:rPr>
          <w:t>saba@marine.rutgers.edu</w:t>
        </w:r>
      </w:hyperlink>
    </w:p>
    <w:p w14:paraId="4B1A9D60" w14:textId="77777777" w:rsidR="00357AD9" w:rsidRPr="005C412B" w:rsidRDefault="00A4556C">
      <w:pPr>
        <w:ind w:firstLine="720"/>
        <w:jc w:val="both"/>
        <w:rPr>
          <w:rFonts w:ascii="Helvetica Neue" w:eastAsia="Helvetica Neue" w:hAnsi="Helvetica Neue" w:cs="Helvetica Neue"/>
          <w:color w:val="000000"/>
          <w:sz w:val="24"/>
          <w:szCs w:val="24"/>
        </w:rPr>
      </w:pPr>
      <w:hyperlink r:id="rId15">
        <w:r w:rsidR="00023EA3" w:rsidRPr="005C412B">
          <w:rPr>
            <w:rFonts w:ascii="Helvetica Neue" w:eastAsia="Helvetica Neue" w:hAnsi="Helvetica Neue" w:cs="Helvetica Neue"/>
            <w:color w:val="000000"/>
            <w:sz w:val="24"/>
            <w:szCs w:val="24"/>
          </w:rPr>
          <w:t>848-932-3466</w:t>
        </w:r>
      </w:hyperlink>
    </w:p>
    <w:p w14:paraId="57143FB8" w14:textId="77777777" w:rsidR="00357AD9" w:rsidRPr="005C412B" w:rsidRDefault="00357AD9">
      <w:pPr>
        <w:jc w:val="both"/>
        <w:rPr>
          <w:rFonts w:ascii="Helvetica Neue" w:eastAsia="Helvetica Neue" w:hAnsi="Helvetica Neue" w:cs="Helvetica Neue"/>
          <w:sz w:val="24"/>
          <w:szCs w:val="24"/>
        </w:rPr>
      </w:pPr>
    </w:p>
    <w:p w14:paraId="3EDD5980" w14:textId="4EA8BB67"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4.</w:t>
      </w:r>
      <w:r w:rsidRPr="005C412B">
        <w:rPr>
          <w:rFonts w:ascii="Helvetica Neue" w:eastAsia="Helvetica Neue" w:hAnsi="Helvetica Neue" w:cs="Helvetica Neue"/>
          <w:sz w:val="24"/>
          <w:szCs w:val="24"/>
        </w:rPr>
        <w:tab/>
        <w:t>NJDEP</w:t>
      </w:r>
      <w:r w:rsidR="004C60FC">
        <w:rPr>
          <w:rFonts w:ascii="Helvetica Neue" w:eastAsia="Helvetica Neue" w:hAnsi="Helvetica Neue" w:cs="Helvetica Neue"/>
          <w:sz w:val="24"/>
          <w:szCs w:val="24"/>
        </w:rPr>
        <w:t>/NJBPU</w:t>
      </w:r>
      <w:r w:rsidRPr="005C412B">
        <w:rPr>
          <w:rFonts w:ascii="Helvetica Neue" w:eastAsia="Helvetica Neue" w:hAnsi="Helvetica Neue" w:cs="Helvetica Neue"/>
          <w:sz w:val="24"/>
          <w:szCs w:val="24"/>
        </w:rPr>
        <w:t xml:space="preserve"> Project Manager(s): </w:t>
      </w:r>
      <w:r w:rsidR="00E34398">
        <w:rPr>
          <w:rFonts w:ascii="Helvetica Neue" w:eastAsia="Helvetica Neue" w:hAnsi="Helvetica Neue" w:cs="Helvetica Neue"/>
          <w:sz w:val="24"/>
          <w:szCs w:val="24"/>
        </w:rPr>
        <w:t xml:space="preserve">Dr. </w:t>
      </w:r>
      <w:r w:rsidRPr="005C412B">
        <w:rPr>
          <w:rFonts w:ascii="Helvetica Neue" w:eastAsia="Helvetica Neue" w:hAnsi="Helvetica Neue" w:cs="Helvetica Neue"/>
          <w:sz w:val="24"/>
          <w:szCs w:val="24"/>
        </w:rPr>
        <w:t xml:space="preserve">Reneé Reilly (Division of Science &amp; Research, Bureau of Environmental Assessment, </w:t>
      </w:r>
      <w:hyperlink r:id="rId16">
        <w:r w:rsidRPr="005C412B">
          <w:rPr>
            <w:rFonts w:ascii="Helvetica Neue" w:eastAsia="Helvetica Neue" w:hAnsi="Helvetica Neue" w:cs="Helvetica Neue"/>
            <w:color w:val="0563C1"/>
            <w:sz w:val="24"/>
            <w:szCs w:val="24"/>
            <w:u w:val="single"/>
          </w:rPr>
          <w:t>renee.reilly@dep.nj.gov</w:t>
        </w:r>
      </w:hyperlink>
      <w:r w:rsidRPr="005C412B">
        <w:rPr>
          <w:rFonts w:ascii="Helvetica Neue" w:eastAsia="Helvetica Neue" w:hAnsi="Helvetica Neue" w:cs="Helvetica Neue"/>
          <w:sz w:val="24"/>
          <w:szCs w:val="24"/>
        </w:rPr>
        <w:t xml:space="preserve">) and </w:t>
      </w:r>
      <w:r w:rsidR="00E34398">
        <w:rPr>
          <w:rFonts w:ascii="Helvetica Neue" w:eastAsia="Helvetica Neue" w:hAnsi="Helvetica Neue" w:cs="Helvetica Neue"/>
          <w:sz w:val="24"/>
          <w:szCs w:val="24"/>
        </w:rPr>
        <w:t xml:space="preserve">Dr. </w:t>
      </w:r>
      <w:r w:rsidR="009F3D68">
        <w:rPr>
          <w:rFonts w:ascii="Helvetica Neue" w:eastAsia="Helvetica Neue" w:hAnsi="Helvetica Neue" w:cs="Helvetica Neue"/>
          <w:sz w:val="24"/>
          <w:szCs w:val="24"/>
        </w:rPr>
        <w:t>Kira Lawrence</w:t>
      </w:r>
      <w:r w:rsidRPr="005C412B">
        <w:rPr>
          <w:rFonts w:ascii="Helvetica Neue" w:eastAsia="Helvetica Neue" w:hAnsi="Helvetica Neue" w:cs="Helvetica Neue"/>
          <w:sz w:val="24"/>
          <w:szCs w:val="24"/>
        </w:rPr>
        <w:t xml:space="preserve"> (</w:t>
      </w:r>
      <w:r w:rsidR="009F3D68">
        <w:rPr>
          <w:rFonts w:ascii="Helvetica Neue" w:eastAsia="Helvetica Neue" w:hAnsi="Helvetica Neue" w:cs="Helvetica Neue"/>
          <w:sz w:val="24"/>
          <w:szCs w:val="24"/>
        </w:rPr>
        <w:t xml:space="preserve">Clean Energy </w:t>
      </w:r>
      <w:r w:rsidR="00FB58C8">
        <w:rPr>
          <w:rFonts w:ascii="Helvetica Neue" w:eastAsia="Helvetica Neue" w:hAnsi="Helvetica Neue" w:cs="Helvetica Neue"/>
          <w:sz w:val="24"/>
          <w:szCs w:val="24"/>
        </w:rPr>
        <w:t>Division</w:t>
      </w:r>
      <w:r w:rsidRPr="005C412B">
        <w:rPr>
          <w:rFonts w:ascii="Helvetica Neue" w:eastAsia="Helvetica Neue" w:hAnsi="Helvetica Neue" w:cs="Helvetica Neue"/>
          <w:sz w:val="24"/>
          <w:szCs w:val="24"/>
        </w:rPr>
        <w:t xml:space="preserve">, </w:t>
      </w:r>
      <w:hyperlink r:id="rId17">
        <w:r w:rsidR="00FB58C8">
          <w:rPr>
            <w:rFonts w:ascii="Helvetica Neue" w:eastAsia="Helvetica Neue" w:hAnsi="Helvetica Neue" w:cs="Helvetica Neue"/>
            <w:color w:val="0563C1"/>
            <w:sz w:val="24"/>
            <w:szCs w:val="24"/>
            <w:u w:val="single"/>
          </w:rPr>
          <w:t>kira.lawrence@bpu</w:t>
        </w:r>
        <w:r w:rsidR="00FB58C8" w:rsidRPr="005C412B">
          <w:rPr>
            <w:rFonts w:ascii="Helvetica Neue" w:eastAsia="Helvetica Neue" w:hAnsi="Helvetica Neue" w:cs="Helvetica Neue"/>
            <w:color w:val="0563C1"/>
            <w:sz w:val="24"/>
            <w:szCs w:val="24"/>
            <w:u w:val="single"/>
          </w:rPr>
          <w:t>.nj.gov</w:t>
        </w:r>
      </w:hyperlink>
      <w:r w:rsidRPr="005C412B">
        <w:rPr>
          <w:rFonts w:ascii="Helvetica Neue" w:eastAsia="Helvetica Neue" w:hAnsi="Helvetica Neue" w:cs="Helvetica Neue"/>
          <w:sz w:val="24"/>
          <w:szCs w:val="24"/>
        </w:rPr>
        <w:t>)</w:t>
      </w:r>
    </w:p>
    <w:p w14:paraId="4CBF4D4E" w14:textId="77777777" w:rsidR="00357AD9" w:rsidRPr="005C412B" w:rsidRDefault="00357AD9">
      <w:pPr>
        <w:jc w:val="both"/>
        <w:rPr>
          <w:rFonts w:ascii="Helvetica Neue" w:eastAsia="Helvetica Neue" w:hAnsi="Helvetica Neue" w:cs="Helvetica Neue"/>
          <w:sz w:val="24"/>
          <w:szCs w:val="24"/>
        </w:rPr>
      </w:pPr>
    </w:p>
    <w:p w14:paraId="62057FF4" w14:textId="407EB442"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5.</w:t>
      </w:r>
      <w:r w:rsidRPr="005C412B">
        <w:rPr>
          <w:rFonts w:ascii="Helvetica Neue" w:eastAsia="Helvetica Neue" w:hAnsi="Helvetica Neue" w:cs="Helvetica Neue"/>
          <w:sz w:val="24"/>
          <w:szCs w:val="24"/>
        </w:rPr>
        <w:tab/>
      </w:r>
      <w:r w:rsidR="00424C1C">
        <w:rPr>
          <w:rFonts w:ascii="Helvetica Neue" w:eastAsia="Helvetica Neue" w:hAnsi="Helvetica Neue" w:cs="Helvetica Neue"/>
          <w:sz w:val="24"/>
          <w:szCs w:val="24"/>
        </w:rPr>
        <w:t xml:space="preserve">Assistant </w:t>
      </w:r>
      <w:r w:rsidRPr="005C412B">
        <w:rPr>
          <w:rFonts w:ascii="Helvetica Neue" w:eastAsia="Helvetica Neue" w:hAnsi="Helvetica Neue" w:cs="Helvetica Neue"/>
          <w:sz w:val="24"/>
          <w:szCs w:val="24"/>
        </w:rPr>
        <w:t xml:space="preserve">Quality Assurance Officer: </w:t>
      </w:r>
      <w:r w:rsidR="00E34398">
        <w:rPr>
          <w:rFonts w:ascii="Helvetica Neue" w:eastAsia="Helvetica Neue" w:hAnsi="Helvetica Neue" w:cs="Helvetica Neue"/>
          <w:sz w:val="24"/>
          <w:szCs w:val="24"/>
        </w:rPr>
        <w:t>Jenna Majchrzak</w:t>
      </w:r>
      <w:r w:rsidRPr="005C412B">
        <w:rPr>
          <w:rFonts w:ascii="Helvetica Neue" w:eastAsia="Helvetica Neue" w:hAnsi="Helvetica Neue" w:cs="Helvetica Neue"/>
          <w:sz w:val="24"/>
          <w:szCs w:val="24"/>
        </w:rPr>
        <w:t xml:space="preserve"> (Division of Science &amp; Research, </w:t>
      </w:r>
      <w:r w:rsidR="00E34398">
        <w:rPr>
          <w:rFonts w:ascii="Helvetica Neue" w:eastAsia="Helvetica Neue" w:hAnsi="Helvetica Neue" w:cs="Helvetica Neue"/>
          <w:sz w:val="24"/>
          <w:szCs w:val="24"/>
        </w:rPr>
        <w:t>Office of Quality Assurance</w:t>
      </w:r>
      <w:r w:rsidRPr="005C412B">
        <w:rPr>
          <w:rFonts w:ascii="Helvetica Neue" w:eastAsia="Helvetica Neue" w:hAnsi="Helvetica Neue" w:cs="Helvetica Neue"/>
          <w:sz w:val="24"/>
          <w:szCs w:val="24"/>
        </w:rPr>
        <w:t xml:space="preserve">, </w:t>
      </w:r>
      <w:hyperlink r:id="rId18" w:history="1">
        <w:r w:rsidR="00FE017B" w:rsidRPr="00CD6DD0">
          <w:rPr>
            <w:rStyle w:val="Hyperlink"/>
            <w:rFonts w:ascii="Helvetica Neue" w:eastAsia="Helvetica Neue" w:hAnsi="Helvetica Neue" w:cs="Helvetica Neue"/>
            <w:sz w:val="24"/>
            <w:szCs w:val="24"/>
          </w:rPr>
          <w:t>jenna.majchrzak@dep.nj.gov</w:t>
        </w:r>
      </w:hyperlink>
      <w:r w:rsidRPr="005C412B">
        <w:rPr>
          <w:rFonts w:ascii="Helvetica Neue" w:eastAsia="Helvetica Neue" w:hAnsi="Helvetica Neue" w:cs="Helvetica Neue"/>
          <w:sz w:val="24"/>
          <w:szCs w:val="24"/>
        </w:rPr>
        <w:t xml:space="preserve"> )</w:t>
      </w:r>
    </w:p>
    <w:p w14:paraId="080A8C96" w14:textId="77777777" w:rsidR="00357AD9" w:rsidRPr="005C412B" w:rsidRDefault="00357AD9">
      <w:pPr>
        <w:jc w:val="both"/>
        <w:rPr>
          <w:rFonts w:ascii="Helvetica Neue" w:eastAsia="Helvetica Neue" w:hAnsi="Helvetica Neue" w:cs="Helvetica Neue"/>
          <w:sz w:val="24"/>
          <w:szCs w:val="24"/>
        </w:rPr>
      </w:pPr>
    </w:p>
    <w:p w14:paraId="17BFFAE9" w14:textId="77777777"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6.</w:t>
      </w:r>
      <w:r w:rsidRPr="005C412B">
        <w:rPr>
          <w:rFonts w:ascii="Helvetica Neue" w:eastAsia="Helvetica Neue" w:hAnsi="Helvetica Neue" w:cs="Helvetica Neue"/>
          <w:sz w:val="24"/>
          <w:szCs w:val="24"/>
        </w:rPr>
        <w:tab/>
        <w:t>Project Description</w:t>
      </w:r>
    </w:p>
    <w:p w14:paraId="3B097AC3" w14:textId="77777777" w:rsidR="00357AD9" w:rsidRPr="005C412B" w:rsidRDefault="00357AD9">
      <w:pPr>
        <w:jc w:val="both"/>
        <w:rPr>
          <w:rFonts w:ascii="Helvetica Neue" w:eastAsia="Helvetica Neue" w:hAnsi="Helvetica Neue" w:cs="Helvetica Neue"/>
          <w:sz w:val="24"/>
          <w:szCs w:val="24"/>
        </w:rPr>
      </w:pPr>
    </w:p>
    <w:p w14:paraId="75B75491" w14:textId="7B0B525F"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A.</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Objective and Scope Statement</w:t>
      </w:r>
    </w:p>
    <w:p w14:paraId="153434B1" w14:textId="77777777" w:rsidR="00357AD9" w:rsidRPr="005C412B" w:rsidRDefault="00357AD9">
      <w:pPr>
        <w:ind w:left="1440" w:hanging="720"/>
        <w:jc w:val="both"/>
        <w:rPr>
          <w:rFonts w:ascii="Helvetica Neue" w:eastAsia="Helvetica Neue" w:hAnsi="Helvetica Neue" w:cs="Helvetica Neue"/>
          <w:sz w:val="24"/>
          <w:szCs w:val="24"/>
        </w:rPr>
      </w:pPr>
    </w:p>
    <w:p w14:paraId="0ED62114" w14:textId="1BD1F61F"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The </w:t>
      </w:r>
      <w:r w:rsidR="0011322F">
        <w:rPr>
          <w:rFonts w:ascii="Helvetica Neue" w:eastAsia="Helvetica Neue" w:hAnsi="Helvetica Neue" w:cs="Helvetica Neue"/>
          <w:sz w:val="24"/>
          <w:szCs w:val="24"/>
        </w:rPr>
        <w:t>Mid-Atlantic Bight (</w:t>
      </w:r>
      <w:r w:rsidRPr="005C412B">
        <w:rPr>
          <w:rFonts w:ascii="Helvetica Neue" w:eastAsia="Helvetica Neue" w:hAnsi="Helvetica Neue" w:cs="Helvetica Neue"/>
          <w:sz w:val="24"/>
          <w:szCs w:val="24"/>
        </w:rPr>
        <w:t>MAB</w:t>
      </w:r>
      <w:r w:rsidR="0011322F">
        <w:rPr>
          <w:rFonts w:ascii="Helvetica Neue" w:eastAsia="Helvetica Neue" w:hAnsi="Helvetica Neue" w:cs="Helvetica Neue"/>
          <w:sz w:val="24"/>
          <w:szCs w:val="24"/>
        </w:rPr>
        <w:t>)</w:t>
      </w:r>
      <w:r w:rsidRPr="005C412B">
        <w:rPr>
          <w:rFonts w:ascii="Helvetica Neue" w:eastAsia="Helvetica Neue" w:hAnsi="Helvetica Neue" w:cs="Helvetica Neue"/>
          <w:sz w:val="24"/>
          <w:szCs w:val="24"/>
        </w:rPr>
        <w:t xml:space="preserve"> is bounded by Long Island, New York to the north and New Jersey to the west, and is separated by the Hudson Shelf Valley extending from the mouth of the Hudson River out to the continental shelf-break. The physical oceanography of this region is influenced by local topography, freshwater input from rivers and estuaries, large scale atmospheric patterns over the North Atlantic, and tropical or winter coastal storm events. Therefore, the ocean characteristics on the MAB shelf, including the planned offshore wind energy areas, undergoes remarkable variability across time scales from days and weeks to seasons, years, and decades. The </w:t>
      </w:r>
      <w:r w:rsidR="001D251A">
        <w:rPr>
          <w:rFonts w:ascii="Helvetica Neue" w:eastAsia="Helvetica Neue" w:hAnsi="Helvetica Neue" w:cs="Helvetica Neue"/>
          <w:sz w:val="24"/>
          <w:szCs w:val="24"/>
        </w:rPr>
        <w:t xml:space="preserve">Mid-Atlantic </w:t>
      </w:r>
      <w:r w:rsidRPr="005C412B">
        <w:rPr>
          <w:rFonts w:ascii="Helvetica Neue" w:eastAsia="Helvetica Neue" w:hAnsi="Helvetica Neue" w:cs="Helvetica Neue"/>
          <w:sz w:val="24"/>
          <w:szCs w:val="24"/>
        </w:rPr>
        <w:t>“Cold Pool”, a region of cold remnant winter water near the bottom of the water column, develops seasonally, persisting from spring to fall on the continental shelf in the Northeast US (Houghton et al. 1982, Chen and Curchitser 2020), and is an important driver of biological patterns (e.g., Malone et al. 1983, Sullivan et al. 2000, Steves and Cowen 2000, Sullivan et al. 2005). This intense ocean variability drives an equally variable ecosystem from the primary producers to the highly migratory fisheries and marine mammals throughout the existing and planned lease areas. The tight coupling between the ocean conditions and the habitat preference of local and migratory species lead to a distribution that can significantly vary from season to season and year to year. Furthermore, the MAB is situated in one of the most rapidly warming regions in the world and is vulnerable to both ocean and coastal acidification. These long-term environmental changes are associated with observed and projected changes in species distributions, biomass, and diversity. Therefore, these time scales of variability – from seasons (at a minimum) to years - must be considered in approaches to quantify and potentially isolate potential offshore wind impacts on these marine ecosystem processes and changes.</w:t>
      </w:r>
    </w:p>
    <w:p w14:paraId="47BFA746" w14:textId="77777777" w:rsidR="00357AD9" w:rsidRPr="005C412B" w:rsidRDefault="00357AD9">
      <w:pPr>
        <w:spacing w:before="2" w:after="2"/>
        <w:ind w:left="1440" w:firstLine="720"/>
        <w:jc w:val="both"/>
        <w:rPr>
          <w:rFonts w:ascii="Helvetica Neue" w:eastAsia="Helvetica Neue" w:hAnsi="Helvetica Neue" w:cs="Helvetica Neue"/>
          <w:sz w:val="24"/>
          <w:szCs w:val="24"/>
        </w:rPr>
      </w:pPr>
    </w:p>
    <w:p w14:paraId="1E810C50" w14:textId="15F97A42"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New Jersey has set a goal to procure half of its energy from renewable resources by 2030. Offshore wind power will play a critical role in achieving the renewable energy goal to create a more sustainable economy in the state (NJ Executive Order No. 8, 2018). Fisheries also play a critical role in the state economy. New Jersey fisheries landings generated $166 M in revenues in 2015, with sea scallop ($98 M) and ocean quahog ($11 M) accounting for close to two-thirds of landings revenues for the year</w:t>
      </w:r>
      <w:r w:rsidR="006A52C2">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(NMFS 2017). The continental shelf off New Jersey has been experiencing ocean warming since the 1970’s, and the phenology of the system has also shifted including earlier spring transitions and later fall cooling (Friedland and Hare 2007). Notably, the overall warming trend is projected to continue where under a doubling of CO</w:t>
      </w:r>
      <w:r w:rsidRPr="005C412B">
        <w:rPr>
          <w:rFonts w:ascii="Helvetica Neue" w:eastAsia="Helvetica Neue" w:hAnsi="Helvetica Neue" w:cs="Helvetica Neue"/>
          <w:sz w:val="24"/>
          <w:szCs w:val="24"/>
          <w:vertAlign w:val="subscript"/>
        </w:rPr>
        <w:t>2</w:t>
      </w:r>
      <w:r w:rsidRPr="005C412B">
        <w:rPr>
          <w:rFonts w:ascii="Helvetica Neue" w:eastAsia="Helvetica Neue" w:hAnsi="Helvetica Neue" w:cs="Helvetica Neue"/>
          <w:sz w:val="24"/>
          <w:szCs w:val="24"/>
        </w:rPr>
        <w:t xml:space="preserve"> warming could increase by 3-4</w:t>
      </w:r>
      <w:r w:rsidRPr="005C412B">
        <w:rPr>
          <w:rFonts w:ascii="Helvetica Neue" w:eastAsia="Symbol" w:hAnsi="Helvetica Neue" w:cs="Symbol"/>
          <w:sz w:val="24"/>
          <w:szCs w:val="24"/>
        </w:rPr>
        <w:t>°</w:t>
      </w:r>
      <w:r w:rsidRPr="005C412B">
        <w:rPr>
          <w:rFonts w:ascii="Helvetica Neue" w:eastAsia="Helvetica Neue" w:hAnsi="Helvetica Neue" w:cs="Helvetica Neue"/>
          <w:sz w:val="24"/>
          <w:szCs w:val="24"/>
        </w:rPr>
        <w:t xml:space="preserve">C in the next 70 years (Saba et al. 2016). Ocean warming has led to vulnerability in approximately half of the U.S. Northeast Shelf species (Hare et al. 2016), and the dominant response of fish species to ocean warming has been distribution range shifts poleward. Furthermore, NJDEP published the 2020 New Jersey Scientific Report on Climate Change which states, “New Jersey is at increased risk to the effects of ocean acidification due to its economic dependence on shellfish harvests, with southern New Jersey counties ranking second in the United States in economic dependence on shelled mollusks” (New Jersey Department of Environmental Protection 2020). </w:t>
      </w:r>
    </w:p>
    <w:p w14:paraId="57C21168" w14:textId="77777777" w:rsidR="00357AD9" w:rsidRPr="005C412B" w:rsidRDefault="00357AD9">
      <w:pPr>
        <w:spacing w:before="2" w:after="2"/>
        <w:ind w:left="1440"/>
        <w:jc w:val="both"/>
        <w:rPr>
          <w:rFonts w:ascii="Helvetica Neue" w:eastAsia="Helvetica Neue" w:hAnsi="Helvetica Neue" w:cs="Helvetica Neue"/>
          <w:sz w:val="24"/>
          <w:szCs w:val="24"/>
        </w:rPr>
      </w:pPr>
    </w:p>
    <w:p w14:paraId="4B22B366" w14:textId="7908326B"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With offshore wind construction scheduled to begin in the next couple years, it is critical that oceanographic and ecological baseline monitoring begin immediately. The deployment of a glider-based program will simultaneously map oceanographic and ecological parameters that will inform each of the </w:t>
      </w:r>
      <w:r w:rsidR="00614509">
        <w:rPr>
          <w:rFonts w:ascii="Helvetica Neue" w:eastAsia="Helvetica Neue" w:hAnsi="Helvetica Neue" w:cs="Helvetica Neue"/>
          <w:sz w:val="24"/>
          <w:szCs w:val="24"/>
        </w:rPr>
        <w:t xml:space="preserve">New Jersey Offshore Wind Research and Monitoring </w:t>
      </w:r>
      <w:r w:rsidR="006D4390">
        <w:rPr>
          <w:rFonts w:ascii="Helvetica Neue" w:eastAsia="Helvetica Neue" w:hAnsi="Helvetica Neue" w:cs="Helvetica Neue"/>
          <w:sz w:val="24"/>
          <w:szCs w:val="24"/>
        </w:rPr>
        <w:t>Initiative’s (</w:t>
      </w:r>
      <w:r w:rsidRPr="005C412B">
        <w:rPr>
          <w:rFonts w:ascii="Helvetica Neue" w:eastAsia="Helvetica Neue" w:hAnsi="Helvetica Neue" w:cs="Helvetica Neue"/>
          <w:sz w:val="24"/>
          <w:szCs w:val="24"/>
        </w:rPr>
        <w:t>RMI</w:t>
      </w:r>
      <w:r w:rsidR="006D4390">
        <w:rPr>
          <w:rFonts w:ascii="Helvetica Neue" w:eastAsia="Helvetica Neue" w:hAnsi="Helvetica Neue" w:cs="Helvetica Neue"/>
          <w:sz w:val="24"/>
          <w:szCs w:val="24"/>
        </w:rPr>
        <w:t>)</w:t>
      </w:r>
      <w:r w:rsidRPr="005C412B">
        <w:rPr>
          <w:rFonts w:ascii="Helvetica Neue" w:eastAsia="Helvetica Neue" w:hAnsi="Helvetica Neue" w:cs="Helvetica Neue"/>
          <w:sz w:val="24"/>
          <w:szCs w:val="24"/>
        </w:rPr>
        <w:t xml:space="preserve"> research priorities</w:t>
      </w:r>
      <w:r w:rsidR="00ED4B04">
        <w:rPr>
          <w:rStyle w:val="FootnoteReference"/>
          <w:rFonts w:ascii="Helvetica Neue" w:eastAsia="Helvetica Neue" w:hAnsi="Helvetica Neue" w:cs="Helvetica Neue"/>
          <w:sz w:val="24"/>
          <w:szCs w:val="24"/>
        </w:rPr>
        <w:footnoteReference w:id="1"/>
      </w:r>
      <w:r w:rsidRPr="005C412B">
        <w:rPr>
          <w:rFonts w:ascii="Helvetica Neue" w:eastAsia="Helvetica Neue" w:hAnsi="Helvetica Neue" w:cs="Helvetica Neue"/>
          <w:sz w:val="24"/>
          <w:szCs w:val="24"/>
        </w:rPr>
        <w:t>. Leveraging significant glider experience of the P</w:t>
      </w:r>
      <w:r w:rsidR="005D5BC2">
        <w:rPr>
          <w:rFonts w:ascii="Helvetica Neue" w:eastAsia="Helvetica Neue" w:hAnsi="Helvetica Neue" w:cs="Helvetica Neue"/>
          <w:sz w:val="24"/>
          <w:szCs w:val="24"/>
        </w:rPr>
        <w:t xml:space="preserve">rincipal </w:t>
      </w:r>
      <w:r w:rsidRPr="005C412B">
        <w:rPr>
          <w:rFonts w:ascii="Helvetica Neue" w:eastAsia="Helvetica Neue" w:hAnsi="Helvetica Neue" w:cs="Helvetica Neue"/>
          <w:sz w:val="24"/>
          <w:szCs w:val="24"/>
        </w:rPr>
        <w:t>I</w:t>
      </w:r>
      <w:r w:rsidR="005D5BC2">
        <w:rPr>
          <w:rFonts w:ascii="Helvetica Neue" w:eastAsia="Helvetica Neue" w:hAnsi="Helvetica Neue" w:cs="Helvetica Neue"/>
          <w:sz w:val="24"/>
          <w:szCs w:val="24"/>
        </w:rPr>
        <w:t>nvestigator</w:t>
      </w:r>
      <w:r w:rsidRPr="005C412B">
        <w:rPr>
          <w:rFonts w:ascii="Helvetica Neue" w:eastAsia="Helvetica Neue" w:hAnsi="Helvetica Neue" w:cs="Helvetica Neue"/>
          <w:sz w:val="24"/>
          <w:szCs w:val="24"/>
        </w:rPr>
        <w:t>s</w:t>
      </w:r>
      <w:r w:rsidR="005D5BC2">
        <w:rPr>
          <w:rFonts w:ascii="Helvetica Neue" w:eastAsia="Helvetica Neue" w:hAnsi="Helvetica Neue" w:cs="Helvetica Neue"/>
          <w:sz w:val="24"/>
          <w:szCs w:val="24"/>
        </w:rPr>
        <w:t xml:space="preserve"> (PIs)</w:t>
      </w:r>
      <w:r w:rsidRPr="005C412B">
        <w:rPr>
          <w:rFonts w:ascii="Helvetica Neue" w:eastAsia="Helvetica Neue" w:hAnsi="Helvetica Neue" w:cs="Helvetica Neue"/>
          <w:sz w:val="24"/>
          <w:szCs w:val="24"/>
        </w:rPr>
        <w:t xml:space="preserve"> and existing resources at Rutgers</w:t>
      </w:r>
      <w:r w:rsidR="002677E2">
        <w:rPr>
          <w:rFonts w:ascii="Helvetica Neue" w:eastAsia="Helvetica Neue" w:hAnsi="Helvetica Neue" w:cs="Helvetica Neue"/>
          <w:sz w:val="24"/>
          <w:szCs w:val="24"/>
        </w:rPr>
        <w:t xml:space="preserve"> University</w:t>
      </w:r>
      <w:r w:rsidRPr="005C412B">
        <w:rPr>
          <w:rFonts w:ascii="Helvetica Neue" w:eastAsia="Helvetica Neue" w:hAnsi="Helvetica Neue" w:cs="Helvetica Neue"/>
          <w:sz w:val="24"/>
          <w:szCs w:val="24"/>
        </w:rPr>
        <w:t>, this effort will efficiently stand up a comprehensive monitoring program specific to the coastal waters off N</w:t>
      </w:r>
      <w:r w:rsidR="002677E2">
        <w:rPr>
          <w:rFonts w:ascii="Helvetica Neue" w:eastAsia="Helvetica Neue" w:hAnsi="Helvetica Neue" w:cs="Helvetica Neue"/>
          <w:sz w:val="24"/>
          <w:szCs w:val="24"/>
        </w:rPr>
        <w:t xml:space="preserve">ew </w:t>
      </w:r>
      <w:r w:rsidRPr="005C412B">
        <w:rPr>
          <w:rFonts w:ascii="Helvetica Neue" w:eastAsia="Helvetica Neue" w:hAnsi="Helvetica Neue" w:cs="Helvetica Neue"/>
          <w:sz w:val="24"/>
          <w:szCs w:val="24"/>
        </w:rPr>
        <w:t>J</w:t>
      </w:r>
      <w:r w:rsidR="002677E2">
        <w:rPr>
          <w:rFonts w:ascii="Helvetica Neue" w:eastAsia="Helvetica Neue" w:hAnsi="Helvetica Neue" w:cs="Helvetica Neue"/>
          <w:sz w:val="24"/>
          <w:szCs w:val="24"/>
        </w:rPr>
        <w:t>ersey</w:t>
      </w:r>
      <w:r w:rsidRPr="005C412B">
        <w:rPr>
          <w:rFonts w:ascii="Helvetica Neue" w:eastAsia="Helvetica Neue" w:hAnsi="Helvetica Neue" w:cs="Helvetica Neue"/>
          <w:sz w:val="24"/>
          <w:szCs w:val="24"/>
        </w:rPr>
        <w:t xml:space="preserve"> </w:t>
      </w:r>
      <w:r w:rsidR="002677E2">
        <w:rPr>
          <w:rFonts w:ascii="Helvetica Neue" w:eastAsia="Helvetica Neue" w:hAnsi="Helvetica Neue" w:cs="Helvetica Neue"/>
          <w:sz w:val="24"/>
          <w:szCs w:val="24"/>
        </w:rPr>
        <w:t xml:space="preserve">that </w:t>
      </w:r>
      <w:r w:rsidRPr="005C412B">
        <w:rPr>
          <w:rFonts w:ascii="Helvetica Neue" w:eastAsia="Helvetica Neue" w:hAnsi="Helvetica Neue" w:cs="Helvetica Neue"/>
          <w:sz w:val="24"/>
          <w:szCs w:val="24"/>
        </w:rPr>
        <w:t>overlap with planned offshore wind development</w:t>
      </w:r>
      <w:r w:rsidR="002677E2">
        <w:rPr>
          <w:rFonts w:ascii="Helvetica Neue" w:eastAsia="Helvetica Neue" w:hAnsi="Helvetica Neue" w:cs="Helvetica Neue"/>
          <w:sz w:val="24"/>
          <w:szCs w:val="24"/>
        </w:rPr>
        <w:t xml:space="preserve"> areas</w:t>
      </w:r>
      <w:r w:rsidRPr="005C412B">
        <w:rPr>
          <w:rFonts w:ascii="Helvetica Neue" w:eastAsia="Helvetica Neue" w:hAnsi="Helvetica Neue" w:cs="Helvetica Neue"/>
          <w:sz w:val="24"/>
          <w:szCs w:val="24"/>
        </w:rPr>
        <w:t>. The project consists of three tasks: Task 1 is the glider deployments themselves</w:t>
      </w:r>
      <w:r w:rsidR="006368DE">
        <w:rPr>
          <w:rFonts w:ascii="Helvetica Neue" w:eastAsia="Helvetica Neue" w:hAnsi="Helvetica Neue" w:cs="Helvetica Neue"/>
          <w:sz w:val="24"/>
          <w:szCs w:val="24"/>
        </w:rPr>
        <w:t>;</w:t>
      </w:r>
      <w:r w:rsidRPr="005C412B">
        <w:rPr>
          <w:rFonts w:ascii="Helvetica Neue" w:eastAsia="Helvetica Neue" w:hAnsi="Helvetica Neue" w:cs="Helvetica Neue"/>
          <w:sz w:val="24"/>
          <w:szCs w:val="24"/>
        </w:rPr>
        <w:t xml:space="preserve"> Task 2 is the data management including archive, access, and quality control</w:t>
      </w:r>
      <w:r w:rsidR="006368DE">
        <w:rPr>
          <w:rFonts w:ascii="Helvetica Neue" w:eastAsia="Helvetica Neue" w:hAnsi="Helvetica Neue" w:cs="Helvetica Neue"/>
          <w:sz w:val="24"/>
          <w:szCs w:val="24"/>
        </w:rPr>
        <w:t>;</w:t>
      </w:r>
      <w:r w:rsidRPr="005C412B">
        <w:rPr>
          <w:rFonts w:ascii="Helvetica Neue" w:eastAsia="Helvetica Neue" w:hAnsi="Helvetica Neue" w:cs="Helvetica Neue"/>
          <w:sz w:val="24"/>
          <w:szCs w:val="24"/>
        </w:rPr>
        <w:t xml:space="preserve"> and Task 3 is the data analysis relevant to RMI research priorities.</w:t>
      </w:r>
    </w:p>
    <w:p w14:paraId="0D492A1F" w14:textId="77777777" w:rsidR="00357AD9" w:rsidRPr="005C412B" w:rsidRDefault="00357AD9">
      <w:pPr>
        <w:ind w:left="1440"/>
        <w:jc w:val="both"/>
        <w:rPr>
          <w:rFonts w:ascii="Helvetica Neue" w:eastAsia="Helvetica Neue" w:hAnsi="Helvetica Neue" w:cs="Helvetica Neue"/>
          <w:sz w:val="24"/>
          <w:szCs w:val="24"/>
        </w:rPr>
      </w:pPr>
    </w:p>
    <w:p w14:paraId="4AE1A77A" w14:textId="77777777"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Task 1: Glider deployments</w:t>
      </w:r>
    </w:p>
    <w:p w14:paraId="4DE2C059" w14:textId="77777777" w:rsidR="00357AD9" w:rsidRPr="005C412B" w:rsidRDefault="00023EA3">
      <w:pPr>
        <w:pBdr>
          <w:top w:val="nil"/>
          <w:left w:val="nil"/>
          <w:bottom w:val="nil"/>
          <w:right w:val="nil"/>
          <w:between w:val="nil"/>
        </w:pBd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In this effort, a glider-based ocean monitoring program will sample the necessary oceanographic and ecological parameters to provide a baseline dataset that will inform the responsible development of offshore wind. Slocum gliders are autonomous underwater vehicles that navigate ocean waters collecting high-resolution data at various depths throughout the water column (Schofield et al. 2007). The gliders have proven to be particularly robust vehicles in the coastal waters of the NYB, completing missions supporting hurricane response (Glenn et al. 2016), water quality monitoring for federal and state agencies (Kohut et al. 2014, Saba et al. 2019, Wright-Fairbanks et al. 2020), and numerous other scientific insights about this complex coastal system (</w:t>
      </w:r>
      <w:r w:rsidRPr="005C412B">
        <w:rPr>
          <w:rFonts w:ascii="Helvetica Neue" w:eastAsia="Helvetica Neue" w:hAnsi="Helvetica Neue" w:cs="Helvetica Neue"/>
          <w:color w:val="000000"/>
          <w:sz w:val="24"/>
          <w:szCs w:val="24"/>
        </w:rPr>
        <w:t>Castelao et al. 2008</w:t>
      </w:r>
      <w:r w:rsidRPr="005C412B">
        <w:rPr>
          <w:rFonts w:ascii="Helvetica Neue" w:eastAsia="Helvetica Neue" w:hAnsi="Helvetica Neue" w:cs="Helvetica Neue"/>
          <w:sz w:val="24"/>
          <w:szCs w:val="24"/>
        </w:rPr>
        <w:t>,</w:t>
      </w:r>
      <w:r w:rsidRPr="005C412B">
        <w:rPr>
          <w:rFonts w:ascii="Helvetica Neue" w:eastAsia="Helvetica Neue" w:hAnsi="Helvetica Neue" w:cs="Helvetica Neue"/>
          <w:color w:val="000000"/>
          <w:sz w:val="24"/>
          <w:szCs w:val="24"/>
        </w:rPr>
        <w:t xml:space="preserve"> Glenn et al. 2008</w:t>
      </w:r>
      <w:r w:rsidRPr="005C412B">
        <w:rPr>
          <w:rFonts w:ascii="Helvetica Neue" w:eastAsia="Helvetica Neue" w:hAnsi="Helvetica Neue" w:cs="Helvetica Neue"/>
          <w:sz w:val="24"/>
          <w:szCs w:val="24"/>
        </w:rPr>
        <w:t>,</w:t>
      </w:r>
      <w:r w:rsidRPr="005C412B">
        <w:rPr>
          <w:rFonts w:ascii="Helvetica Neue" w:eastAsia="Helvetica Neue" w:hAnsi="Helvetica Neue" w:cs="Helvetica Neue"/>
          <w:color w:val="000000"/>
          <w:sz w:val="24"/>
          <w:szCs w:val="24"/>
        </w:rPr>
        <w:t xml:space="preserve"> Oliver et al. 2013</w:t>
      </w:r>
      <w:r w:rsidRPr="005C412B">
        <w:rPr>
          <w:rFonts w:ascii="Helvetica Neue" w:eastAsia="Helvetica Neue" w:hAnsi="Helvetica Neue" w:cs="Helvetica Neue"/>
          <w:sz w:val="24"/>
          <w:szCs w:val="24"/>
        </w:rPr>
        <w:t>,</w:t>
      </w:r>
      <w:r w:rsidRPr="005C412B">
        <w:rPr>
          <w:rFonts w:ascii="Helvetica Neue" w:eastAsia="Helvetica Neue" w:hAnsi="Helvetica Neue" w:cs="Helvetica Neue"/>
          <w:color w:val="000000"/>
          <w:sz w:val="24"/>
          <w:szCs w:val="24"/>
        </w:rPr>
        <w:t xml:space="preserve"> Miles et al. 2015</w:t>
      </w:r>
      <w:r w:rsidRPr="005C412B">
        <w:rPr>
          <w:rFonts w:ascii="Helvetica Neue" w:eastAsia="Helvetica Neue" w:hAnsi="Helvetica Neue" w:cs="Helvetica Neue"/>
          <w:sz w:val="24"/>
          <w:szCs w:val="24"/>
        </w:rPr>
        <w:t>,</w:t>
      </w:r>
      <w:r w:rsidRPr="005C412B">
        <w:rPr>
          <w:rFonts w:ascii="Helvetica Neue" w:eastAsia="Helvetica Neue" w:hAnsi="Helvetica Neue" w:cs="Helvetica Neue"/>
          <w:color w:val="000000"/>
          <w:sz w:val="24"/>
          <w:szCs w:val="24"/>
        </w:rPr>
        <w:t xml:space="preserve"> Glenn et al. 2016</w:t>
      </w:r>
      <w:r w:rsidRPr="005C412B">
        <w:rPr>
          <w:rFonts w:ascii="Helvetica Neue" w:eastAsia="Helvetica Neue" w:hAnsi="Helvetica Neue" w:cs="Helvetica Neue"/>
          <w:sz w:val="24"/>
          <w:szCs w:val="24"/>
        </w:rPr>
        <w:t>,</w:t>
      </w:r>
      <w:r w:rsidRPr="005C412B">
        <w:rPr>
          <w:rFonts w:ascii="Helvetica Neue" w:eastAsia="Helvetica Neue" w:hAnsi="Helvetica Neue" w:cs="Helvetica Neue"/>
          <w:color w:val="000000"/>
          <w:sz w:val="24"/>
          <w:szCs w:val="24"/>
        </w:rPr>
        <w:t xml:space="preserve"> Oliver et al. 2017</w:t>
      </w:r>
      <w:r w:rsidRPr="005C412B">
        <w:rPr>
          <w:rFonts w:ascii="Helvetica Neue" w:eastAsia="Helvetica Neue" w:hAnsi="Helvetica Neue" w:cs="Helvetica Neue"/>
          <w:sz w:val="24"/>
          <w:szCs w:val="24"/>
        </w:rPr>
        <w:t xml:space="preserve">). </w:t>
      </w:r>
    </w:p>
    <w:p w14:paraId="0EF9E5AF" w14:textId="77777777" w:rsidR="00357AD9" w:rsidRPr="005C412B" w:rsidRDefault="00357AD9">
      <w:pPr>
        <w:ind w:left="1440"/>
        <w:jc w:val="both"/>
        <w:rPr>
          <w:rFonts w:ascii="Helvetica Neue" w:eastAsia="Helvetica Neue" w:hAnsi="Helvetica Neue" w:cs="Helvetica Neue"/>
          <w:sz w:val="24"/>
          <w:szCs w:val="24"/>
        </w:rPr>
      </w:pPr>
    </w:p>
    <w:p w14:paraId="23ED2BC4" w14:textId="6E32CA95"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A comprehensive deployment strategy will optimize and maximize measurements for oceanographic and ecological baseline assessment in relation to New Jersey’s offshore wind development activity. The deployment schedule and sensor configuration consider the significant seasonal variability in both the oceanography and ecology within the region of interest, the large suite of parameters that are needed to address the full scope of the RMI research priorities, and the known realities of operating a glider monitoring program off the NJ coast including required maintenance and calibration schedules, glider endurance, and mitigating sensor interference. Rutgers has been operating gliders in this region since 1999 with well over 200 of our over 500 global deployments occurring in this region. </w:t>
      </w:r>
      <w:r w:rsidR="00311050">
        <w:rPr>
          <w:rFonts w:ascii="Helvetica Neue" w:eastAsia="Helvetica Neue" w:hAnsi="Helvetica Neue" w:cs="Helvetica Neue"/>
          <w:sz w:val="24"/>
          <w:szCs w:val="24"/>
        </w:rPr>
        <w:t>This work includes annual deployments coordinated with the NJDEP. These missions have been governed by an existing quality assurance project plan (Kohut et al. 201</w:t>
      </w:r>
      <w:r w:rsidR="009A2404">
        <w:rPr>
          <w:rFonts w:ascii="Helvetica Neue" w:eastAsia="Helvetica Neue" w:hAnsi="Helvetica Neue" w:cs="Helvetica Neue"/>
          <w:sz w:val="24"/>
          <w:szCs w:val="24"/>
        </w:rPr>
        <w:t>4</w:t>
      </w:r>
      <w:r w:rsidR="00311050">
        <w:rPr>
          <w:rFonts w:ascii="Helvetica Neue" w:eastAsia="Helvetica Neue" w:hAnsi="Helvetica Neue" w:cs="Helvetica Neue"/>
          <w:sz w:val="24"/>
          <w:szCs w:val="24"/>
        </w:rPr>
        <w:t xml:space="preserve">) that has been updated here to reflect the additional sensors and mission objectives of this RMI project </w:t>
      </w:r>
      <w:r w:rsidRPr="005C412B">
        <w:rPr>
          <w:rFonts w:ascii="Helvetica Neue" w:eastAsia="Helvetica Neue" w:hAnsi="Helvetica Neue" w:cs="Helvetica Neue"/>
          <w:sz w:val="24"/>
          <w:szCs w:val="24"/>
        </w:rPr>
        <w:t>These deployments include experience with all sensors described below.</w:t>
      </w:r>
    </w:p>
    <w:p w14:paraId="5CB4B2BA" w14:textId="77777777" w:rsidR="00357AD9" w:rsidRPr="005C412B" w:rsidRDefault="00357AD9">
      <w:pPr>
        <w:ind w:left="1440"/>
        <w:jc w:val="both"/>
        <w:rPr>
          <w:rFonts w:ascii="Helvetica Neue" w:eastAsia="Helvetica Neue" w:hAnsi="Helvetica Neue" w:cs="Helvetica Neue"/>
          <w:sz w:val="24"/>
          <w:szCs w:val="24"/>
        </w:rPr>
      </w:pPr>
    </w:p>
    <w:p w14:paraId="1B397013" w14:textId="77777777"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Task 2: Data QA/QC, Management, and Sharing</w:t>
      </w:r>
    </w:p>
    <w:p w14:paraId="058D4EF7" w14:textId="77777777"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rPr>
        <w:t xml:space="preserve">The data quality assurance/quality control (QA/QC) and management for this project will be based on the considerable infrastructure already in place at Rutgers. This project will provide for the preservation, documentation, and sharing of data collections, and other related research and education products. The project will generate new data (near real-time and delayed mode QC’d datasets), and the specific data sets managed by this project include physical, chemical, and biological variables sampled by both glider and vessel platforms. </w:t>
      </w:r>
    </w:p>
    <w:p w14:paraId="191B06D7" w14:textId="77777777" w:rsidR="00357AD9" w:rsidRPr="005C412B" w:rsidRDefault="00357AD9">
      <w:pPr>
        <w:ind w:left="1440"/>
        <w:jc w:val="both"/>
        <w:rPr>
          <w:rFonts w:ascii="Helvetica Neue" w:eastAsia="Helvetica Neue" w:hAnsi="Helvetica Neue" w:cs="Helvetica Neue"/>
          <w:sz w:val="24"/>
          <w:szCs w:val="24"/>
        </w:rPr>
      </w:pPr>
    </w:p>
    <w:p w14:paraId="3CE226EB" w14:textId="77777777"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Task 3: Reporting, Data Product Development, and Deliverables</w:t>
      </w:r>
    </w:p>
    <w:p w14:paraId="4AFBE3C8" w14:textId="77777777"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In addition to the real-time and post mission baseline data delivery outlined in task 2, the PIs will prepare progress reports, a draft final report, and a final report for submission to the RMI leadership team.</w:t>
      </w:r>
    </w:p>
    <w:p w14:paraId="3C5E4467" w14:textId="77777777" w:rsidR="00357AD9" w:rsidRPr="005C412B" w:rsidRDefault="00357AD9">
      <w:pPr>
        <w:jc w:val="both"/>
        <w:rPr>
          <w:rFonts w:ascii="Helvetica Neue" w:eastAsia="Helvetica Neue" w:hAnsi="Helvetica Neue" w:cs="Helvetica Neue"/>
          <w:sz w:val="24"/>
          <w:szCs w:val="24"/>
        </w:rPr>
      </w:pPr>
    </w:p>
    <w:p w14:paraId="0772E79B" w14:textId="3C6EA060"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B.</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Data Usage</w:t>
      </w:r>
      <w:r w:rsidRPr="005C412B">
        <w:rPr>
          <w:rFonts w:ascii="Helvetica Neue" w:eastAsia="Helvetica Neue" w:hAnsi="Helvetica Neue" w:cs="Helvetica Neue"/>
          <w:sz w:val="24"/>
          <w:szCs w:val="24"/>
        </w:rPr>
        <w:t xml:space="preserve"> </w:t>
      </w:r>
    </w:p>
    <w:p w14:paraId="5E2BE406" w14:textId="77777777" w:rsidR="00357AD9" w:rsidRPr="005C412B" w:rsidRDefault="00357AD9">
      <w:pPr>
        <w:ind w:left="1440"/>
        <w:jc w:val="both"/>
        <w:rPr>
          <w:rFonts w:ascii="Helvetica Neue" w:eastAsia="Helvetica Neue" w:hAnsi="Helvetica Neue" w:cs="Helvetica Neue"/>
          <w:sz w:val="24"/>
          <w:szCs w:val="24"/>
        </w:rPr>
      </w:pPr>
    </w:p>
    <w:p w14:paraId="54D7954B" w14:textId="07E8E643"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This project provides an opportunity for baseline monitoring and research to not only support the offshore wind planning process, but also provide valuable information relevant to ongoing environmental and ecological change in New Jersey’ productive coastal waters. This study will provide observations of water quality parameters, including temperature, salinity, dissolved oxygen, and carbonate chemistry profiles, and biological metrics (chlorophyll, zooplankton and pelagic fish biomass, marine mammal presence) along the New Jersey shelf inside and outside of several existing and planned offshore wind lease sites. These environmental observations will contribute to the NJDEP database of water quality and ecological observations in the coastal ocean. The data provided by this study will help the NJDEP understand the interactions and impacts of offshore wind energy projects on environmental (water quality) and living marine (zooplankton, fishes, marine mammals) resources.</w:t>
      </w:r>
    </w:p>
    <w:p w14:paraId="469C33DC" w14:textId="77777777" w:rsidR="00EC6FB0" w:rsidRPr="0000281A" w:rsidRDefault="00EC6FB0" w:rsidP="00EC6FB0">
      <w:pPr>
        <w:pStyle w:val="BodyText"/>
        <w:ind w:right="1298"/>
        <w:jc w:val="both"/>
        <w:rPr>
          <w:rFonts w:ascii="Helvetica" w:hAnsi="Helvetica"/>
        </w:rPr>
      </w:pPr>
    </w:p>
    <w:p w14:paraId="50B7BDC3" w14:textId="4E4BA23F" w:rsidR="00EC6FB0" w:rsidRPr="00EA1267" w:rsidRDefault="00EC6FB0" w:rsidP="00EC6FB0">
      <w:pPr>
        <w:pStyle w:val="BodyText"/>
        <w:ind w:left="1440"/>
        <w:jc w:val="both"/>
        <w:rPr>
          <w:rFonts w:ascii="Helvetica Neue" w:hAnsi="Helvetica Neue"/>
        </w:rPr>
      </w:pPr>
      <w:r w:rsidRPr="00EA1267">
        <w:rPr>
          <w:rFonts w:ascii="Helvetica Neue" w:hAnsi="Helvetica Neue"/>
        </w:rPr>
        <w:t>The data collected during this project will not be used for regulatory/compliance purposes.</w:t>
      </w:r>
    </w:p>
    <w:p w14:paraId="674AF130" w14:textId="77777777" w:rsidR="00EC6FB0" w:rsidRPr="0000281A" w:rsidRDefault="00EC6FB0">
      <w:pPr>
        <w:ind w:left="720"/>
        <w:jc w:val="both"/>
        <w:rPr>
          <w:rFonts w:ascii="Helvetica" w:eastAsia="Helvetica Neue" w:hAnsi="Helvetica" w:cs="Helvetica Neue"/>
          <w:sz w:val="24"/>
          <w:szCs w:val="24"/>
        </w:rPr>
      </w:pPr>
    </w:p>
    <w:p w14:paraId="76C77DF0" w14:textId="489FFB0B"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C.</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Data Quality Objectives</w:t>
      </w:r>
      <w:r w:rsidRPr="005C412B">
        <w:rPr>
          <w:rFonts w:ascii="Helvetica Neue" w:eastAsia="Helvetica Neue" w:hAnsi="Helvetica Neue" w:cs="Helvetica Neue"/>
          <w:sz w:val="24"/>
          <w:szCs w:val="24"/>
        </w:rPr>
        <w:t xml:space="preserve"> </w:t>
      </w:r>
    </w:p>
    <w:p w14:paraId="5E375B4B" w14:textId="77777777" w:rsidR="00357AD9" w:rsidRPr="005C412B" w:rsidRDefault="00357AD9">
      <w:pPr>
        <w:jc w:val="both"/>
        <w:rPr>
          <w:rFonts w:ascii="Helvetica Neue" w:eastAsia="Helvetica Neue" w:hAnsi="Helvetica Neue" w:cs="Helvetica Neue"/>
          <w:sz w:val="24"/>
          <w:szCs w:val="24"/>
        </w:rPr>
      </w:pPr>
    </w:p>
    <w:p w14:paraId="0CB636DF" w14:textId="77777777"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Data generated during the glider deployments (near real-time) and post-processed (during data analysis and quality-control, Task 2) as well as data products developed in Task 3 fall in Level 3 because they can be used to help better define the coastal ocean water quality and ecological conditions. Data collected and analyzed in Tasks 1 and 2 include physical (temperature, salinity depth), chemical (dissolved oxygen, pH, colored dissolved organic matter), and biological (chlorophyll a, zooplankton/fish biomass, marine mammal detection/presence, fish detection) variables. D</w:t>
      </w:r>
      <w:r w:rsidRPr="005C412B">
        <w:rPr>
          <w:rFonts w:ascii="Helvetica Neue" w:eastAsia="Helvetica Neue" w:hAnsi="Helvetica Neue" w:cs="Helvetica Neue"/>
          <w:color w:val="000000"/>
          <w:sz w:val="24"/>
          <w:szCs w:val="24"/>
        </w:rPr>
        <w:t>ata provided by this glider monitoring program will be used as input to conduct a series of analyses and develop relevant products. The specific products and analysis completed will be determined following consultation with the RMI leadership team.</w:t>
      </w:r>
    </w:p>
    <w:p w14:paraId="4563CEB2" w14:textId="77777777" w:rsidR="00357AD9" w:rsidRPr="005C412B" w:rsidRDefault="00357AD9">
      <w:pPr>
        <w:jc w:val="both"/>
        <w:rPr>
          <w:rFonts w:ascii="Helvetica Neue" w:eastAsia="Helvetica Neue" w:hAnsi="Helvetica Neue" w:cs="Helvetica Neue"/>
          <w:sz w:val="24"/>
          <w:szCs w:val="24"/>
        </w:rPr>
      </w:pPr>
    </w:p>
    <w:p w14:paraId="20FD59A8" w14:textId="22699C5A"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Observation Design and Rationale</w:t>
      </w:r>
      <w:r w:rsidRPr="005C412B">
        <w:rPr>
          <w:rFonts w:ascii="Helvetica Neue" w:eastAsia="Helvetica Neue" w:hAnsi="Helvetica Neue" w:cs="Helvetica Neue"/>
          <w:sz w:val="24"/>
          <w:szCs w:val="24"/>
        </w:rPr>
        <w:t xml:space="preserve"> </w:t>
      </w:r>
    </w:p>
    <w:p w14:paraId="32655773" w14:textId="77777777" w:rsidR="00357AD9" w:rsidRPr="005C412B" w:rsidRDefault="00357AD9">
      <w:pPr>
        <w:ind w:left="720"/>
        <w:jc w:val="both"/>
        <w:rPr>
          <w:rFonts w:ascii="Helvetica Neue" w:eastAsia="Helvetica Neue" w:hAnsi="Helvetica Neue" w:cs="Helvetica Neue"/>
          <w:sz w:val="24"/>
          <w:szCs w:val="24"/>
        </w:rPr>
      </w:pPr>
    </w:p>
    <w:p w14:paraId="74D8B350" w14:textId="51FDA8D1"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A seasonal baseline survey will be conducted with a pair of gliders deployed in each season over two years with a full complement of available sensors to simultaneously map oceanographic and ecological variables. One glider will be equipped with a Conductivity, Temperature, and Depth sonde (CTD) to determine water depth, temperature, salinity, and density, an optics puck measuring chlorophyll-a and colored dissolved organic matter (CDOM) fluorescence, an optode measuring dissolved oxygen (DO), and a Digital Acoustic Monitoring (DMON) passive acoustics sensor for marine mammal monitoring and detection. The second glider will be equipped with an optics puck and an Acoustic Zooplankton Fish Profiler (AZFP) multi-frequency echo sounder for active acoustic detection of pelagic organisms. Like the first glider, the second glider will have a CTD, but this CTD package will also include an integrated pH sensor for ocean acidification applications. Both gliders will also carry a</w:t>
      </w:r>
      <w:r w:rsidR="00EA1267">
        <w:rPr>
          <w:rFonts w:ascii="Helvetica Neue" w:eastAsia="Helvetica Neue" w:hAnsi="Helvetica Neue" w:cs="Helvetica Neue"/>
          <w:sz w:val="24"/>
          <w:szCs w:val="24"/>
        </w:rPr>
        <w:t>n</w:t>
      </w:r>
      <w:r w:rsidRPr="005C412B">
        <w:rPr>
          <w:rFonts w:ascii="Helvetica Neue" w:eastAsia="Helvetica Neue" w:hAnsi="Helvetica Neue" w:cs="Helvetica Neue"/>
          <w:sz w:val="24"/>
          <w:szCs w:val="24"/>
        </w:rPr>
        <w:t xml:space="preserve"> </w:t>
      </w:r>
      <w:r w:rsidR="00213C8C">
        <w:rPr>
          <w:rFonts w:ascii="Helvetica Neue" w:eastAsia="Helvetica Neue" w:hAnsi="Helvetica Neue" w:cs="Helvetica Neue"/>
          <w:sz w:val="24"/>
          <w:szCs w:val="24"/>
        </w:rPr>
        <w:t>Innovasea</w:t>
      </w:r>
      <w:r w:rsidR="001B72E8">
        <w:rPr>
          <w:rFonts w:ascii="Helvetica Neue" w:eastAsia="Helvetica Neue" w:hAnsi="Helvetica Neue" w:cs="Helvetica Neue"/>
          <w:sz w:val="24"/>
          <w:szCs w:val="24"/>
        </w:rPr>
        <w:t xml:space="preserve"> acoustic</w:t>
      </w:r>
      <w:r w:rsidR="00213C8C" w:rsidRPr="005C412B">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telemetry receiver to track tagged species moving through the region.  </w:t>
      </w:r>
    </w:p>
    <w:p w14:paraId="3863EA6A" w14:textId="77777777" w:rsidR="00357AD9" w:rsidRPr="005C412B" w:rsidRDefault="00357AD9">
      <w:pPr>
        <w:ind w:left="1440"/>
        <w:jc w:val="both"/>
        <w:rPr>
          <w:rFonts w:ascii="Helvetica Neue" w:eastAsia="Helvetica Neue" w:hAnsi="Helvetica Neue" w:cs="Helvetica Neue"/>
          <w:i/>
          <w:sz w:val="24"/>
          <w:szCs w:val="24"/>
        </w:rPr>
      </w:pPr>
    </w:p>
    <w:p w14:paraId="6C24C324" w14:textId="4BCAC7E7"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i/>
          <w:sz w:val="24"/>
          <w:szCs w:val="24"/>
        </w:rPr>
        <w:t>Glider Endurance and Sensor Interference</w:t>
      </w:r>
      <w:r w:rsidRPr="005C412B">
        <w:rPr>
          <w:rFonts w:ascii="Helvetica Neue" w:eastAsia="Helvetica Neue" w:hAnsi="Helvetica Neue" w:cs="Helvetica Neue"/>
          <w:sz w:val="24"/>
          <w:szCs w:val="24"/>
        </w:rPr>
        <w:t>: To simultaneously measure all</w:t>
      </w:r>
      <w:r w:rsidR="005C412B">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of these above listed variables without sacrificing data quality and glider endurance, two separate gliders deployed in tandem are required. </w:t>
      </w:r>
    </w:p>
    <w:p w14:paraId="595F25BA" w14:textId="77777777" w:rsidR="00357AD9" w:rsidRPr="005C412B" w:rsidRDefault="00357AD9">
      <w:pPr>
        <w:ind w:left="1440"/>
        <w:jc w:val="both"/>
        <w:rPr>
          <w:rFonts w:ascii="Helvetica Neue" w:eastAsia="Helvetica Neue" w:hAnsi="Helvetica Neue" w:cs="Helvetica Neue"/>
          <w:i/>
          <w:sz w:val="24"/>
          <w:szCs w:val="24"/>
        </w:rPr>
      </w:pPr>
    </w:p>
    <w:p w14:paraId="32372EE8" w14:textId="65CA2E09"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i/>
          <w:sz w:val="24"/>
          <w:szCs w:val="24"/>
        </w:rPr>
        <w:t>Active Acoustic Configuration</w:t>
      </w:r>
      <w:r w:rsidRPr="005C412B">
        <w:rPr>
          <w:rFonts w:ascii="Helvetica Neue" w:eastAsia="Helvetica Neue" w:hAnsi="Helvetica Neue" w:cs="Helvetica Neue"/>
          <w:sz w:val="24"/>
          <w:szCs w:val="24"/>
        </w:rPr>
        <w:t>: Given the focus areas of the RMI and the tendency for current offshore wind monitoring programs, the Rutgers team will use two AZFP sensor units with a configuration that would dedicate one unit for zooplankton (with 12</w:t>
      </w:r>
      <w:ins w:id="0" w:author="Delphine Mossman" w:date="2024-12-04T10:37:00Z">
        <w:r w:rsidR="00CB3EC6">
          <w:rPr>
            <w:rFonts w:ascii="Helvetica Neue" w:eastAsia="Helvetica Neue" w:hAnsi="Helvetica Neue" w:cs="Helvetica Neue"/>
            <w:sz w:val="24"/>
            <w:szCs w:val="24"/>
          </w:rPr>
          <w:t>0</w:t>
        </w:r>
      </w:ins>
      <w:del w:id="1" w:author="Delphine Mossman" w:date="2024-12-04T10:37:00Z">
        <w:r w:rsidRPr="005C412B" w:rsidDel="00CB3EC6">
          <w:rPr>
            <w:rFonts w:ascii="Helvetica Neue" w:eastAsia="Helvetica Neue" w:hAnsi="Helvetica Neue" w:cs="Helvetica Neue"/>
            <w:sz w:val="24"/>
            <w:szCs w:val="24"/>
          </w:rPr>
          <w:delText>5</w:delText>
        </w:r>
      </w:del>
      <w:r w:rsidRPr="005C412B">
        <w:rPr>
          <w:rFonts w:ascii="Helvetica Neue" w:eastAsia="Helvetica Neue" w:hAnsi="Helvetica Neue" w:cs="Helvetica Neue"/>
          <w:sz w:val="24"/>
          <w:szCs w:val="24"/>
        </w:rPr>
        <w:t>, 200, 455, and 769 kHz frequencies) and one unit for pelagic fishes (with 38, 12</w:t>
      </w:r>
      <w:ins w:id="2" w:author="Delphine Mossman" w:date="2024-12-04T10:37:00Z">
        <w:r w:rsidR="00CB3EC6">
          <w:rPr>
            <w:rFonts w:ascii="Helvetica Neue" w:eastAsia="Helvetica Neue" w:hAnsi="Helvetica Neue" w:cs="Helvetica Neue"/>
            <w:sz w:val="24"/>
            <w:szCs w:val="24"/>
          </w:rPr>
          <w:t>0</w:t>
        </w:r>
      </w:ins>
      <w:del w:id="3" w:author="Delphine Mossman" w:date="2024-12-04T10:37:00Z">
        <w:r w:rsidRPr="005C412B" w:rsidDel="00CB3EC6">
          <w:rPr>
            <w:rFonts w:ascii="Helvetica Neue" w:eastAsia="Helvetica Neue" w:hAnsi="Helvetica Neue" w:cs="Helvetica Neue"/>
            <w:sz w:val="24"/>
            <w:szCs w:val="24"/>
          </w:rPr>
          <w:delText>5</w:delText>
        </w:r>
      </w:del>
      <w:r w:rsidRPr="005C412B">
        <w:rPr>
          <w:rFonts w:ascii="Helvetica Neue" w:eastAsia="Helvetica Neue" w:hAnsi="Helvetica Neue" w:cs="Helvetica Neue"/>
          <w:sz w:val="24"/>
          <w:szCs w:val="24"/>
        </w:rPr>
        <w:t xml:space="preserve">, 200 kHz frequencies). The usage of each AZFP will be rotated seasonally to target dominant predator-prey interactions. The zooplankton-configured AZFP will be deployed during the winter-spring seasons (zooplankton are primary prey for the North Atlantic right whale), and the pelagic fish-configured AZFP will be deployed during the summer-fall seasons (primary prey for humpback whales).  </w:t>
      </w:r>
    </w:p>
    <w:p w14:paraId="0A0F480F" w14:textId="77777777" w:rsidR="00357AD9" w:rsidRPr="005C412B" w:rsidRDefault="00357AD9">
      <w:pPr>
        <w:ind w:left="1440"/>
        <w:jc w:val="both"/>
        <w:rPr>
          <w:rFonts w:ascii="Helvetica Neue" w:eastAsia="Helvetica Neue" w:hAnsi="Helvetica Neue" w:cs="Helvetica Neue"/>
          <w:sz w:val="24"/>
          <w:szCs w:val="24"/>
        </w:rPr>
      </w:pPr>
    </w:p>
    <w:p w14:paraId="074C2FC2" w14:textId="43083D43"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In addition to these paired seasonal missions, </w:t>
      </w:r>
      <w:commentRangeStart w:id="4"/>
      <w:r w:rsidRPr="005C412B">
        <w:rPr>
          <w:rFonts w:ascii="Helvetica Neue" w:eastAsia="Helvetica Neue" w:hAnsi="Helvetica Neue" w:cs="Helvetica Neue"/>
          <w:sz w:val="24"/>
          <w:szCs w:val="24"/>
        </w:rPr>
        <w:t xml:space="preserve">a third glider equipped with the CTD/pH, optics puck, optode, and </w:t>
      </w:r>
      <w:r w:rsidR="00954FE1">
        <w:rPr>
          <w:rFonts w:ascii="Helvetica Neue" w:eastAsia="Helvetica Neue" w:hAnsi="Helvetica Neue" w:cs="Helvetica Neue"/>
          <w:sz w:val="24"/>
          <w:szCs w:val="24"/>
        </w:rPr>
        <w:t>Innovasea</w:t>
      </w:r>
      <w:r w:rsidR="00954FE1" w:rsidRPr="005C412B">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acoustic telemetry receiver will be deployed 3 times each year</w:t>
      </w:r>
      <w:commentRangeEnd w:id="4"/>
      <w:r w:rsidR="001D7C5E">
        <w:rPr>
          <w:rStyle w:val="CommentReference"/>
        </w:rPr>
        <w:commentReference w:id="4"/>
      </w:r>
      <w:r w:rsidRPr="005C412B">
        <w:rPr>
          <w:rFonts w:ascii="Helvetica Neue" w:eastAsia="Helvetica Neue" w:hAnsi="Helvetica Neue" w:cs="Helvetica Neue"/>
          <w:sz w:val="24"/>
          <w:szCs w:val="24"/>
        </w:rPr>
        <w:t>. These deployments will fill coverage gaps in the seasonal glider deployments from the onset of seasonal stratification associated with the Cold Pool formation in the spring to the physical breakdown in the fall. This deployment strategy will ensure that the 2-year baseline contributes to cold pool/offshore wind research priorities (see Miles et al. 2021) by capturing these key ocean events and the concurrent ecological response.</w:t>
      </w:r>
    </w:p>
    <w:p w14:paraId="10D0E3D2" w14:textId="77777777" w:rsidR="00357AD9" w:rsidRPr="005C412B" w:rsidRDefault="00357AD9">
      <w:pPr>
        <w:ind w:left="1440"/>
        <w:jc w:val="both"/>
        <w:rPr>
          <w:rFonts w:ascii="Helvetica Neue" w:eastAsia="Helvetica Neue" w:hAnsi="Helvetica Neue" w:cs="Helvetica Neue"/>
          <w:sz w:val="24"/>
          <w:szCs w:val="24"/>
        </w:rPr>
      </w:pPr>
    </w:p>
    <w:p w14:paraId="38C0A790" w14:textId="77777777"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All proposed glider missions will cover the same spatial extent and transect, covering an area from </w:t>
      </w:r>
      <w:commentRangeStart w:id="5"/>
      <w:r w:rsidRPr="005C412B">
        <w:rPr>
          <w:rFonts w:ascii="Helvetica Neue" w:eastAsia="Helvetica Neue" w:hAnsi="Helvetica Neue" w:cs="Helvetica Neue"/>
          <w:sz w:val="24"/>
          <w:szCs w:val="24"/>
        </w:rPr>
        <w:t>Sandy Hook down to Cape May</w:t>
      </w:r>
      <w:commentRangeEnd w:id="5"/>
      <w:r w:rsidR="001D7C5E">
        <w:rPr>
          <w:rStyle w:val="CommentReference"/>
        </w:rPr>
        <w:commentReference w:id="5"/>
      </w:r>
      <w:r w:rsidRPr="005C412B">
        <w:rPr>
          <w:rFonts w:ascii="Helvetica Neue" w:eastAsia="Helvetica Neue" w:hAnsi="Helvetica Neue" w:cs="Helvetica Neue"/>
          <w:sz w:val="24"/>
          <w:szCs w:val="24"/>
        </w:rPr>
        <w:t xml:space="preserve">, from near shore extending out across the shelf. This will ensure that the monitoring occurs both on established long-term transects for historical context and within offshore wind lease areas. </w:t>
      </w:r>
    </w:p>
    <w:p w14:paraId="51E90299" w14:textId="77777777" w:rsidR="00357AD9" w:rsidRPr="005C412B" w:rsidRDefault="00357AD9">
      <w:pPr>
        <w:ind w:left="1440"/>
        <w:jc w:val="both"/>
        <w:rPr>
          <w:rFonts w:ascii="Helvetica Neue" w:eastAsia="Helvetica Neue" w:hAnsi="Helvetica Neue" w:cs="Helvetica Neue"/>
          <w:sz w:val="24"/>
          <w:szCs w:val="24"/>
        </w:rPr>
      </w:pPr>
    </w:p>
    <w:p w14:paraId="731585C4" w14:textId="17D8256B"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Vessel-based sampling will also be conducted during glider deployments and recoveries. These sampling efforts include discrete water samples for carbonate chemistry (pH, total alkalinity, dissolved inorganic carbon) to groundtruth the glider pH sensor </w:t>
      </w:r>
      <w:r w:rsidR="00C95C85" w:rsidRPr="005C412B">
        <w:rPr>
          <w:rFonts w:ascii="Helvetica Neue" w:eastAsia="Helvetica Neue" w:hAnsi="Helvetica Neue" w:cs="Helvetica Neue"/>
          <w:color w:val="000000"/>
          <w:sz w:val="24"/>
          <w:szCs w:val="24"/>
        </w:rPr>
        <w:t>(i.e., to calculate the field accuracy of the glider-based pH sensor)</w:t>
      </w:r>
      <w:r w:rsidR="00C95C85">
        <w:rPr>
          <w:rFonts w:ascii="Helvetica Neue" w:eastAsia="Helvetica Neue" w:hAnsi="Helvetica Neue" w:cs="Helvetica Neue"/>
          <w:color w:val="000000"/>
          <w:sz w:val="24"/>
          <w:szCs w:val="24"/>
        </w:rPr>
        <w:t xml:space="preserve"> </w:t>
      </w:r>
      <w:r w:rsidRPr="005C412B">
        <w:rPr>
          <w:rFonts w:ascii="Helvetica Neue" w:eastAsia="Helvetica Neue" w:hAnsi="Helvetica Neue" w:cs="Helvetica Neue"/>
          <w:sz w:val="24"/>
          <w:szCs w:val="24"/>
        </w:rPr>
        <w:t xml:space="preserve">(all deployments and recoveries), and net tows to collect species, abundance, and size information for dominant zooplankton species/scatterers present that will inform the zooplankton active acoustic data (only for </w:t>
      </w:r>
      <w:commentRangeStart w:id="6"/>
      <w:r w:rsidRPr="005C412B">
        <w:rPr>
          <w:rFonts w:ascii="Helvetica Neue" w:eastAsia="Helvetica Neue" w:hAnsi="Helvetica Neue" w:cs="Helvetica Neue"/>
          <w:sz w:val="24"/>
          <w:szCs w:val="24"/>
        </w:rPr>
        <w:t xml:space="preserve">winter-spring </w:t>
      </w:r>
      <w:commentRangeEnd w:id="6"/>
      <w:r w:rsidR="00847F41">
        <w:rPr>
          <w:rStyle w:val="CommentReference"/>
        </w:rPr>
        <w:commentReference w:id="6"/>
      </w:r>
      <w:r w:rsidRPr="005C412B">
        <w:rPr>
          <w:rFonts w:ascii="Helvetica Neue" w:eastAsia="Helvetica Neue" w:hAnsi="Helvetica Neue" w:cs="Helvetica Neue"/>
          <w:sz w:val="24"/>
          <w:szCs w:val="24"/>
        </w:rPr>
        <w:t>glider deployments when the zooplankton-configured AZFP is operating).</w:t>
      </w:r>
    </w:p>
    <w:p w14:paraId="1BB99668" w14:textId="77777777" w:rsidR="00357AD9" w:rsidRPr="005C412B" w:rsidRDefault="00357AD9">
      <w:pPr>
        <w:ind w:left="1440"/>
        <w:jc w:val="both"/>
        <w:rPr>
          <w:rFonts w:ascii="Helvetica Neue" w:eastAsia="Helvetica Neue" w:hAnsi="Helvetica Neue" w:cs="Helvetica Neue"/>
          <w:sz w:val="24"/>
          <w:szCs w:val="24"/>
        </w:rPr>
      </w:pPr>
    </w:p>
    <w:p w14:paraId="39CBE454" w14:textId="4A4DB6C6"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E.</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Sampling Procedures</w:t>
      </w:r>
      <w:r w:rsidRPr="005C412B">
        <w:rPr>
          <w:rFonts w:ascii="Helvetica Neue" w:eastAsia="Helvetica Neue" w:hAnsi="Helvetica Neue" w:cs="Helvetica Neue"/>
          <w:sz w:val="24"/>
          <w:szCs w:val="24"/>
        </w:rPr>
        <w:t xml:space="preserve">      </w:t>
      </w:r>
    </w:p>
    <w:p w14:paraId="5E034E78" w14:textId="77777777" w:rsidR="00357AD9" w:rsidRPr="005C412B" w:rsidRDefault="00357AD9">
      <w:pPr>
        <w:jc w:val="both"/>
        <w:rPr>
          <w:rFonts w:ascii="Helvetica Neue" w:eastAsia="Helvetica Neue" w:hAnsi="Helvetica Neue" w:cs="Helvetica Neue"/>
          <w:sz w:val="24"/>
          <w:szCs w:val="24"/>
        </w:rPr>
      </w:pPr>
    </w:p>
    <w:p w14:paraId="3FE63746" w14:textId="77777777"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Sensors integrated into the glider sample multiple parameters approximately every one to two seconds along the glider transects. Data will be collected from surface to bottom, east to west, and north to south providing a detailed three-dimensional view of ocean and ecological conditions within and around the existing and planned offshore wind lease areas. </w:t>
      </w:r>
    </w:p>
    <w:p w14:paraId="7DE33E8F" w14:textId="77777777" w:rsidR="00357AD9" w:rsidRPr="005C412B" w:rsidRDefault="00357AD9">
      <w:pPr>
        <w:ind w:left="1440"/>
        <w:jc w:val="both"/>
        <w:rPr>
          <w:rFonts w:ascii="Helvetica Neue" w:eastAsia="Helvetica Neue" w:hAnsi="Helvetica Neue" w:cs="Helvetica Neue"/>
          <w:sz w:val="24"/>
          <w:szCs w:val="24"/>
        </w:rPr>
      </w:pPr>
    </w:p>
    <w:p w14:paraId="11E3F4C1" w14:textId="77777777"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Glider CTD</w:t>
      </w:r>
    </w:p>
    <w:p w14:paraId="71314CE1" w14:textId="77777777"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For each deployment the glider will be equipped with a pumped Sea-Bird CTD. The CTD will sample conductivity, temperature and pressure at a rate of 0.5 Hz throughout the mission. Salinity will be calculated based on glider‐measured conductivity, temperature, and pressure. The pressure will be used to calculate depth. These data will be used to map ocean temperature, salinity and density along the track.  </w:t>
      </w:r>
    </w:p>
    <w:p w14:paraId="0B5F397F" w14:textId="77777777" w:rsidR="00357AD9" w:rsidRPr="005C412B" w:rsidRDefault="00357AD9">
      <w:pPr>
        <w:ind w:left="1440"/>
        <w:jc w:val="both"/>
        <w:rPr>
          <w:rFonts w:ascii="Helvetica Neue" w:eastAsia="Helvetica Neue" w:hAnsi="Helvetica Neue" w:cs="Helvetica Neue"/>
          <w:sz w:val="24"/>
          <w:szCs w:val="24"/>
        </w:rPr>
      </w:pPr>
    </w:p>
    <w:p w14:paraId="5F2D6406" w14:textId="5AD8F9B6"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Glider DO</w:t>
      </w:r>
    </w:p>
    <w:p w14:paraId="6B631E6E" w14:textId="2298DB05"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For each deployment the glider will also be equipped with an Aanderaa optode. The optode will measure raw phase shifts across a calibrated foil that when combined with measured temperature from the CTD will give measures of </w:t>
      </w:r>
      <w:r w:rsidR="005C412B">
        <w:rPr>
          <w:rFonts w:ascii="Helvetica Neue" w:eastAsia="Helvetica Neue" w:hAnsi="Helvetica Neue" w:cs="Helvetica Neue"/>
          <w:sz w:val="24"/>
          <w:szCs w:val="24"/>
        </w:rPr>
        <w:t>DO</w:t>
      </w:r>
      <w:r w:rsidRPr="005C412B">
        <w:rPr>
          <w:rFonts w:ascii="Helvetica Neue" w:eastAsia="Helvetica Neue" w:hAnsi="Helvetica Neue" w:cs="Helvetica Neue"/>
          <w:sz w:val="24"/>
          <w:szCs w:val="24"/>
        </w:rPr>
        <w:t xml:space="preserve"> concentration and percent saturation at a rate of 1 Hz.  </w:t>
      </w:r>
    </w:p>
    <w:p w14:paraId="54936383" w14:textId="77777777" w:rsidR="00357AD9" w:rsidRPr="005C412B" w:rsidRDefault="00357AD9">
      <w:pPr>
        <w:ind w:left="1440"/>
        <w:jc w:val="both"/>
        <w:rPr>
          <w:rFonts w:ascii="Helvetica Neue" w:eastAsia="Helvetica Neue" w:hAnsi="Helvetica Neue" w:cs="Helvetica Neue"/>
          <w:sz w:val="24"/>
          <w:szCs w:val="24"/>
        </w:rPr>
      </w:pPr>
    </w:p>
    <w:p w14:paraId="355D74AD" w14:textId="77777777"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Glider optics</w:t>
      </w:r>
    </w:p>
    <w:p w14:paraId="5D51F3C0" w14:textId="77777777"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For each deployment the glider will be equipped with a Sea-Bird EcoPuck. Each sensor includes three channels - chlorophyll fluorescence, Colored Dissolved Organic Material (CDOM) fluorescence, and backscatter - and samples at a rate of 0.5 Hz along the glider path. </w:t>
      </w:r>
    </w:p>
    <w:p w14:paraId="2C0103F6" w14:textId="77777777" w:rsidR="00357AD9" w:rsidRPr="005C412B" w:rsidRDefault="00357AD9">
      <w:pPr>
        <w:jc w:val="both"/>
        <w:rPr>
          <w:rFonts w:ascii="Helvetica Neue" w:eastAsia="Helvetica Neue" w:hAnsi="Helvetica Neue" w:cs="Helvetica Neue"/>
          <w:sz w:val="24"/>
          <w:szCs w:val="24"/>
        </w:rPr>
      </w:pPr>
    </w:p>
    <w:p w14:paraId="2C82FDA4" w14:textId="77777777" w:rsidR="005C412B" w:rsidRPr="005C412B" w:rsidRDefault="005C412B" w:rsidP="005C412B">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Glider pH</w:t>
      </w:r>
    </w:p>
    <w:p w14:paraId="38493D18" w14:textId="77777777" w:rsidR="005C412B" w:rsidRPr="005C412B" w:rsidRDefault="005C412B" w:rsidP="00C65285">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Glider pH will be calculated on the total hydrogen concentration scale using glider‐measured reference voltage (sampled every 0.5-1.0 Hz), salinity, pressure, temperature, and sensor‐specific calibration coefficients (Johnson et al. 2017, Saba et al. 2019, Wright-Fairbanks et al. 2020). </w:t>
      </w:r>
    </w:p>
    <w:p w14:paraId="6CB98441" w14:textId="77777777" w:rsidR="005C412B" w:rsidRPr="005C412B" w:rsidRDefault="005C412B" w:rsidP="005C412B">
      <w:pPr>
        <w:ind w:left="1440"/>
        <w:rPr>
          <w:rFonts w:ascii="Helvetica Neue" w:eastAsia="Helvetica Neue" w:hAnsi="Helvetica Neue" w:cs="Helvetica Neue"/>
          <w:sz w:val="24"/>
          <w:szCs w:val="24"/>
        </w:rPr>
      </w:pPr>
    </w:p>
    <w:p w14:paraId="3E01CDD5" w14:textId="77777777"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Active acoustics (AZFP)</w:t>
      </w:r>
    </w:p>
    <w:p w14:paraId="276A0C15" w14:textId="1B437158" w:rsidR="00F933D0"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For each of the seasonal paired missions, one glider will be deployed with an active acoustics sensor (AZFP). </w:t>
      </w:r>
      <w:commentRangeStart w:id="7"/>
      <w:r w:rsidRPr="005C412B">
        <w:rPr>
          <w:rFonts w:ascii="Helvetica Neue" w:eastAsia="Helvetica Neue" w:hAnsi="Helvetica Neue" w:cs="Helvetica Neue"/>
          <w:sz w:val="24"/>
          <w:szCs w:val="24"/>
        </w:rPr>
        <w:t>The winter and spring missions will deploy a unit configured for zooplankton (with 12</w:t>
      </w:r>
      <w:ins w:id="8" w:author="Delphine Mossman" w:date="2024-12-04T10:38:00Z">
        <w:r w:rsidR="00CB3EC6">
          <w:rPr>
            <w:rFonts w:ascii="Helvetica Neue" w:eastAsia="Helvetica Neue" w:hAnsi="Helvetica Neue" w:cs="Helvetica Neue"/>
            <w:sz w:val="24"/>
            <w:szCs w:val="24"/>
          </w:rPr>
          <w:t>0</w:t>
        </w:r>
      </w:ins>
      <w:del w:id="9" w:author="Delphine Mossman" w:date="2024-12-04T10:38:00Z">
        <w:r w:rsidRPr="005C412B" w:rsidDel="00CB3EC6">
          <w:rPr>
            <w:rFonts w:ascii="Helvetica Neue" w:eastAsia="Helvetica Neue" w:hAnsi="Helvetica Neue" w:cs="Helvetica Neue"/>
            <w:sz w:val="24"/>
            <w:szCs w:val="24"/>
          </w:rPr>
          <w:delText>5</w:delText>
        </w:r>
      </w:del>
      <w:r w:rsidRPr="005C412B">
        <w:rPr>
          <w:rFonts w:ascii="Helvetica Neue" w:eastAsia="Helvetica Neue" w:hAnsi="Helvetica Neue" w:cs="Helvetica Neue"/>
          <w:sz w:val="24"/>
          <w:szCs w:val="24"/>
        </w:rPr>
        <w:t>, 200, 455, and 769 kHz frequencies). The summer and fall missions will deploy a unit configured for pelagic fishes (with 38, 12</w:t>
      </w:r>
      <w:ins w:id="10" w:author="Delphine Mossman" w:date="2024-12-04T10:38:00Z">
        <w:r w:rsidR="00CB3EC6">
          <w:rPr>
            <w:rFonts w:ascii="Helvetica Neue" w:eastAsia="Helvetica Neue" w:hAnsi="Helvetica Neue" w:cs="Helvetica Neue"/>
            <w:sz w:val="24"/>
            <w:szCs w:val="24"/>
          </w:rPr>
          <w:t>0</w:t>
        </w:r>
      </w:ins>
      <w:del w:id="11" w:author="Delphine Mossman" w:date="2024-12-04T10:38:00Z">
        <w:r w:rsidRPr="005C412B" w:rsidDel="00CB3EC6">
          <w:rPr>
            <w:rFonts w:ascii="Helvetica Neue" w:eastAsia="Helvetica Neue" w:hAnsi="Helvetica Neue" w:cs="Helvetica Neue"/>
            <w:sz w:val="24"/>
            <w:szCs w:val="24"/>
          </w:rPr>
          <w:delText>5</w:delText>
        </w:r>
      </w:del>
      <w:r w:rsidRPr="005C412B">
        <w:rPr>
          <w:rFonts w:ascii="Helvetica Neue" w:eastAsia="Helvetica Neue" w:hAnsi="Helvetica Neue" w:cs="Helvetica Neue"/>
          <w:sz w:val="24"/>
          <w:szCs w:val="24"/>
        </w:rPr>
        <w:t xml:space="preserve">, 200 kHz frequencies). </w:t>
      </w:r>
      <w:commentRangeEnd w:id="7"/>
      <w:r w:rsidR="00847F41">
        <w:rPr>
          <w:rStyle w:val="CommentReference"/>
        </w:rPr>
        <w:commentReference w:id="7"/>
      </w:r>
      <w:r w:rsidRPr="005C412B">
        <w:rPr>
          <w:rFonts w:ascii="Helvetica Neue" w:eastAsia="Helvetica Neue" w:hAnsi="Helvetica Neue" w:cs="Helvetica Neue"/>
          <w:sz w:val="24"/>
          <w:szCs w:val="24"/>
        </w:rPr>
        <w:t xml:space="preserve">Data in each frequency </w:t>
      </w:r>
      <w:del w:id="12" w:author="Delphine Mossman" w:date="2024-12-04T10:38:00Z">
        <w:r w:rsidRPr="005C412B" w:rsidDel="00CB3EC6">
          <w:rPr>
            <w:rFonts w:ascii="Helvetica Neue" w:eastAsia="Helvetica Neue" w:hAnsi="Helvetica Neue" w:cs="Helvetica Neue"/>
            <w:sz w:val="24"/>
            <w:szCs w:val="24"/>
          </w:rPr>
          <w:delText>will include</w:delText>
        </w:r>
      </w:del>
      <w:ins w:id="13" w:author="Delphine Mossman" w:date="2024-12-04T10:38:00Z">
        <w:r w:rsidR="00CB3EC6">
          <w:rPr>
            <w:rFonts w:ascii="Helvetica Neue" w:eastAsia="Helvetica Neue" w:hAnsi="Helvetica Neue" w:cs="Helvetica Neue"/>
            <w:sz w:val="24"/>
            <w:szCs w:val="24"/>
          </w:rPr>
          <w:t>consists of</w:t>
        </w:r>
      </w:ins>
      <w:r w:rsidRPr="005C412B">
        <w:rPr>
          <w:rFonts w:ascii="Helvetica Neue" w:eastAsia="Helvetica Neue" w:hAnsi="Helvetica Neue" w:cs="Helvetica Neue"/>
          <w:sz w:val="24"/>
          <w:szCs w:val="24"/>
        </w:rPr>
        <w:t xml:space="preserve"> a profile of acoustic backscatter</w:t>
      </w:r>
      <w:ins w:id="14" w:author="Delphine Mossman" w:date="2024-12-04T10:38:00Z">
        <w:r w:rsidR="00CB3EC6">
          <w:rPr>
            <w:rFonts w:ascii="Helvetica Neue" w:eastAsia="Helvetica Neue" w:hAnsi="Helvetica Neue" w:cs="Helvetica Neue"/>
            <w:sz w:val="24"/>
            <w:szCs w:val="24"/>
          </w:rPr>
          <w:t xml:space="preserve"> in the water column</w:t>
        </w:r>
      </w:ins>
      <w:r w:rsidRPr="005C412B">
        <w:rPr>
          <w:rFonts w:ascii="Helvetica Neue" w:eastAsia="Helvetica Neue" w:hAnsi="Helvetica Neue" w:cs="Helvetica Neue"/>
          <w:sz w:val="24"/>
          <w:szCs w:val="24"/>
        </w:rPr>
        <w:t xml:space="preserve">. The AZFPs will be configured to transmit pulses of 500 μs on </w:t>
      </w:r>
      <w:del w:id="15" w:author="Delphine Mossman" w:date="2024-12-04T10:38:00Z">
        <w:r w:rsidRPr="005C412B" w:rsidDel="00CB3EC6">
          <w:rPr>
            <w:rFonts w:ascii="Helvetica Neue" w:eastAsia="Helvetica Neue" w:hAnsi="Helvetica Neue" w:cs="Helvetica Neue"/>
            <w:sz w:val="24"/>
            <w:szCs w:val="24"/>
          </w:rPr>
          <w:delText xml:space="preserve">all </w:delText>
        </w:r>
      </w:del>
      <w:ins w:id="16" w:author="Delphine Mossman" w:date="2024-12-04T10:38:00Z">
        <w:r w:rsidR="00CB3EC6">
          <w:rPr>
            <w:rFonts w:ascii="Helvetica Neue" w:eastAsia="Helvetica Neue" w:hAnsi="Helvetica Neue" w:cs="Helvetica Neue"/>
            <w:sz w:val="24"/>
            <w:szCs w:val="24"/>
          </w:rPr>
          <w:t xml:space="preserve">the 120, and 200 kHz </w:t>
        </w:r>
      </w:ins>
      <w:del w:id="17" w:author="Delphine Mossman" w:date="2024-12-04T10:38:00Z">
        <w:r w:rsidRPr="005C412B" w:rsidDel="00CB3EC6">
          <w:rPr>
            <w:rFonts w:ascii="Helvetica Neue" w:eastAsia="Helvetica Neue" w:hAnsi="Helvetica Neue" w:cs="Helvetica Neue"/>
            <w:sz w:val="24"/>
            <w:szCs w:val="24"/>
          </w:rPr>
          <w:delText>three</w:delText>
        </w:r>
      </w:del>
      <w:r w:rsidRPr="005C412B">
        <w:rPr>
          <w:rFonts w:ascii="Helvetica Neue" w:eastAsia="Helvetica Neue" w:hAnsi="Helvetica Neue" w:cs="Helvetica Neue"/>
          <w:sz w:val="24"/>
          <w:szCs w:val="24"/>
        </w:rPr>
        <w:t xml:space="preserve"> frequencies</w:t>
      </w:r>
      <w:ins w:id="18" w:author="Delphine Mossman" w:date="2024-12-04T10:38:00Z">
        <w:r w:rsidR="00CB3EC6">
          <w:rPr>
            <w:rFonts w:ascii="Helvetica Neue" w:eastAsia="Helvetica Neue" w:hAnsi="Helvetica Neue" w:cs="Helvetica Neue"/>
            <w:sz w:val="24"/>
            <w:szCs w:val="24"/>
          </w:rPr>
          <w:t xml:space="preserve"> and 750</w:t>
        </w:r>
        <w:r w:rsidR="00CB3EC6" w:rsidRPr="005C412B">
          <w:rPr>
            <w:rFonts w:ascii="Helvetica Neue" w:eastAsia="Helvetica Neue" w:hAnsi="Helvetica Neue" w:cs="Helvetica Neue"/>
            <w:sz w:val="24"/>
            <w:szCs w:val="24"/>
          </w:rPr>
          <w:t xml:space="preserve"> μs</w:t>
        </w:r>
      </w:ins>
      <w:ins w:id="19" w:author="Delphine Mossman" w:date="2024-12-04T10:39:00Z">
        <w:r w:rsidR="00CB3EC6">
          <w:rPr>
            <w:rFonts w:ascii="Helvetica Neue" w:eastAsia="Helvetica Neue" w:hAnsi="Helvetica Neue" w:cs="Helvetica Neue"/>
            <w:sz w:val="24"/>
            <w:szCs w:val="24"/>
          </w:rPr>
          <w:t xml:space="preserve"> on the</w:t>
        </w:r>
      </w:ins>
      <w:ins w:id="20" w:author="Delphine Mossman" w:date="2024-12-04T10:44:00Z">
        <w:r w:rsidR="00CB3EC6">
          <w:rPr>
            <w:rFonts w:ascii="Helvetica Neue" w:eastAsia="Helvetica Neue" w:hAnsi="Helvetica Neue" w:cs="Helvetica Neue"/>
            <w:sz w:val="24"/>
            <w:szCs w:val="24"/>
          </w:rPr>
          <w:t xml:space="preserve"> 38,</w:t>
        </w:r>
      </w:ins>
      <w:ins w:id="21" w:author="Delphine Mossman" w:date="2024-12-04T10:39:00Z">
        <w:r w:rsidR="00CB3EC6">
          <w:rPr>
            <w:rFonts w:ascii="Helvetica Neue" w:eastAsia="Helvetica Neue" w:hAnsi="Helvetica Neue" w:cs="Helvetica Neue"/>
            <w:sz w:val="24"/>
            <w:szCs w:val="24"/>
          </w:rPr>
          <w:t xml:space="preserve"> 455</w:t>
        </w:r>
      </w:ins>
      <w:ins w:id="22" w:author="Delphine Mossman" w:date="2024-12-04T10:44:00Z">
        <w:r w:rsidR="00CB3EC6">
          <w:rPr>
            <w:rFonts w:ascii="Helvetica Neue" w:eastAsia="Helvetica Neue" w:hAnsi="Helvetica Neue" w:cs="Helvetica Neue"/>
            <w:sz w:val="24"/>
            <w:szCs w:val="24"/>
          </w:rPr>
          <w:t>,</w:t>
        </w:r>
      </w:ins>
      <w:ins w:id="23" w:author="Delphine Mossman" w:date="2024-12-04T10:39:00Z">
        <w:r w:rsidR="00CB3EC6">
          <w:rPr>
            <w:rFonts w:ascii="Helvetica Neue" w:eastAsia="Helvetica Neue" w:hAnsi="Helvetica Neue" w:cs="Helvetica Neue"/>
            <w:sz w:val="24"/>
            <w:szCs w:val="24"/>
          </w:rPr>
          <w:t xml:space="preserve"> and 769 kHz frequencies</w:t>
        </w:r>
      </w:ins>
      <w:r w:rsidRPr="005C412B">
        <w:rPr>
          <w:rFonts w:ascii="Helvetica Neue" w:eastAsia="Helvetica Neue" w:hAnsi="Helvetica Neue" w:cs="Helvetica Neue"/>
          <w:sz w:val="24"/>
          <w:szCs w:val="24"/>
        </w:rPr>
        <w:t xml:space="preserve"> at an interval of 2 s with one transmission (ping) during each interval.</w:t>
      </w:r>
      <w:r w:rsidRPr="005C412B">
        <w:rPr>
          <w:rFonts w:ascii="Helvetica Neue" w:eastAsia="Helvetica Neue" w:hAnsi="Helvetica Neue" w:cs="Helvetica Neue"/>
          <w:sz w:val="24"/>
          <w:szCs w:val="24"/>
        </w:rPr>
        <w:tab/>
      </w:r>
    </w:p>
    <w:p w14:paraId="66423992" w14:textId="6EDCCB24" w:rsidR="00357AD9" w:rsidRPr="005C412B" w:rsidRDefault="00023EA3">
      <w:pPr>
        <w:ind w:left="1440"/>
        <w:jc w:val="both"/>
        <w:rPr>
          <w:rFonts w:ascii="Helvetica Neue" w:eastAsia="Helvetica Neue" w:hAnsi="Helvetica Neue" w:cs="Helvetica Neue"/>
          <w:sz w:val="24"/>
          <w:szCs w:val="24"/>
          <w:highlight w:val="yellow"/>
          <w:u w:val="single"/>
        </w:rPr>
      </w:pPr>
      <w:r w:rsidRPr="005C412B">
        <w:rPr>
          <w:rFonts w:ascii="Helvetica Neue" w:eastAsia="Helvetica Neue" w:hAnsi="Helvetica Neue" w:cs="Helvetica Neue"/>
          <w:sz w:val="24"/>
          <w:szCs w:val="24"/>
        </w:rPr>
        <w:tab/>
      </w:r>
      <w:r w:rsidRPr="005C412B">
        <w:rPr>
          <w:rFonts w:ascii="Helvetica Neue" w:eastAsia="Helvetica Neue" w:hAnsi="Helvetica Neue" w:cs="Helvetica Neue"/>
          <w:sz w:val="24"/>
          <w:szCs w:val="24"/>
        </w:rPr>
        <w:tab/>
      </w:r>
    </w:p>
    <w:p w14:paraId="15A78409" w14:textId="248350DC"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 xml:space="preserve">Passive </w:t>
      </w:r>
      <w:r w:rsidR="0000281A">
        <w:rPr>
          <w:rFonts w:ascii="Helvetica Neue" w:eastAsia="Helvetica Neue" w:hAnsi="Helvetica Neue" w:cs="Helvetica Neue"/>
          <w:sz w:val="24"/>
          <w:szCs w:val="24"/>
          <w:u w:val="single"/>
        </w:rPr>
        <w:t>a</w:t>
      </w:r>
      <w:r w:rsidRPr="005C412B">
        <w:rPr>
          <w:rFonts w:ascii="Helvetica Neue" w:eastAsia="Helvetica Neue" w:hAnsi="Helvetica Neue" w:cs="Helvetica Neue"/>
          <w:sz w:val="24"/>
          <w:szCs w:val="24"/>
          <w:u w:val="single"/>
        </w:rPr>
        <w:t>coustics (DMON)</w:t>
      </w:r>
    </w:p>
    <w:p w14:paraId="5681199F" w14:textId="719CCB66"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The WHOI-developed digital acoustic monitoring (DMON) instrument running the low-frequency detection and classification system (Baumgartner and Mussoline 2011) was integrated into the Slocum glider a decade ago (Baumgartner et al. 2013) and has been used on over 90 glider missions in U.S., Canadian, and Chilean waters to date. The accuracy of the DMON for baleen whale detection from gliders and buoys is well characterized (Baumgartner et al. 2019, 2020). Right whale acoustic presence data from DMON-equipped gliders and buoys are currently being used to trigger voluntary ship speed restrictions as part of </w:t>
      </w:r>
      <w:r w:rsidR="00200053">
        <w:rPr>
          <w:rFonts w:ascii="Helvetica Neue" w:eastAsia="Helvetica Neue" w:hAnsi="Helvetica Neue" w:cs="Helvetica Neue"/>
          <w:sz w:val="24"/>
          <w:szCs w:val="24"/>
        </w:rPr>
        <w:t>the National Oceanic and Atmospheric Administration’s (</w:t>
      </w:r>
      <w:r w:rsidRPr="005C412B">
        <w:rPr>
          <w:rFonts w:ascii="Helvetica Neue" w:eastAsia="Helvetica Neue" w:hAnsi="Helvetica Neue" w:cs="Helvetica Neue"/>
          <w:sz w:val="24"/>
          <w:szCs w:val="24"/>
        </w:rPr>
        <w:t>NOAA</w:t>
      </w:r>
      <w:r w:rsidR="00200053">
        <w:rPr>
          <w:rFonts w:ascii="Helvetica Neue" w:eastAsia="Helvetica Neue" w:hAnsi="Helvetica Neue" w:cs="Helvetica Neue"/>
          <w:sz w:val="24"/>
          <w:szCs w:val="24"/>
        </w:rPr>
        <w:t>)</w:t>
      </w:r>
      <w:r w:rsidRPr="005C412B">
        <w:rPr>
          <w:rFonts w:ascii="Helvetica Neue" w:eastAsia="Helvetica Neue" w:hAnsi="Helvetica Neue" w:cs="Helvetica Neue"/>
          <w:sz w:val="24"/>
          <w:szCs w:val="24"/>
        </w:rPr>
        <w:t xml:space="preserve"> Slow Zones for Right Whales Program on the U.S. east coast, as well as mandatory ship speed restrictions and fishery closures in Canadian waters. Each DMON-equipped glider will monitor multiple marine mammal species in near real time, including fin, sei, humpback, </w:t>
      </w:r>
      <w:commentRangeStart w:id="24"/>
      <w:r w:rsidRPr="005C412B">
        <w:rPr>
          <w:rFonts w:ascii="Helvetica Neue" w:eastAsia="Helvetica Neue" w:hAnsi="Helvetica Neue" w:cs="Helvetica Neue"/>
          <w:sz w:val="24"/>
          <w:szCs w:val="24"/>
        </w:rPr>
        <w:t xml:space="preserve">blue </w:t>
      </w:r>
      <w:commentRangeEnd w:id="24"/>
      <w:r w:rsidR="00EA66DD">
        <w:rPr>
          <w:rStyle w:val="CommentReference"/>
        </w:rPr>
        <w:commentReference w:id="24"/>
      </w:r>
      <w:r w:rsidRPr="005C412B">
        <w:rPr>
          <w:rFonts w:ascii="Helvetica Neue" w:eastAsia="Helvetica Neue" w:hAnsi="Helvetica Neue" w:cs="Helvetica Neue"/>
          <w:sz w:val="24"/>
          <w:szCs w:val="24"/>
        </w:rPr>
        <w:t xml:space="preserve">and North Atlantic right whales (NARW). In addition to facilitating near real-time detection, the DMON will also continuously record audio at a 2 kHz sampling rate, allowing the detection of other species in post-processing, including minke and sperm whales. </w:t>
      </w:r>
    </w:p>
    <w:p w14:paraId="31C0C620" w14:textId="1A0C9CB0" w:rsidR="00357AD9" w:rsidRPr="00EA1267" w:rsidRDefault="00357AD9">
      <w:pPr>
        <w:ind w:left="1440"/>
        <w:jc w:val="both"/>
        <w:rPr>
          <w:rFonts w:ascii="Helvetica Neue" w:eastAsia="Helvetica Neue" w:hAnsi="Helvetica Neue" w:cs="Helvetica Neue"/>
          <w:sz w:val="24"/>
          <w:szCs w:val="24"/>
        </w:rPr>
      </w:pPr>
    </w:p>
    <w:p w14:paraId="70E3C88D" w14:textId="55510CB2" w:rsidR="0000281A" w:rsidRPr="00EA1267" w:rsidRDefault="0000281A">
      <w:pPr>
        <w:ind w:left="1440"/>
        <w:jc w:val="both"/>
        <w:rPr>
          <w:rFonts w:ascii="Helvetica Neue" w:eastAsia="Helvetica Neue" w:hAnsi="Helvetica Neue" w:cs="Helvetica Neue"/>
          <w:sz w:val="24"/>
          <w:szCs w:val="24"/>
          <w:u w:val="single"/>
        </w:rPr>
      </w:pPr>
      <w:r w:rsidRPr="00EA1267">
        <w:rPr>
          <w:rFonts w:ascii="Helvetica Neue" w:eastAsia="Helvetica Neue" w:hAnsi="Helvetica Neue" w:cs="Helvetica Neue"/>
          <w:sz w:val="24"/>
          <w:szCs w:val="24"/>
          <w:u w:val="single"/>
        </w:rPr>
        <w:t>Fish telemetry receiver</w:t>
      </w:r>
    </w:p>
    <w:p w14:paraId="2160DA57" w14:textId="2A815BF9" w:rsidR="0000281A" w:rsidRPr="00EA1267" w:rsidRDefault="0000281A" w:rsidP="00010EE3">
      <w:pPr>
        <w:ind w:left="1440"/>
        <w:jc w:val="both"/>
        <w:rPr>
          <w:rFonts w:ascii="Helvetica Neue" w:hAnsi="Helvetica Neue"/>
          <w:color w:val="000000" w:themeColor="text1"/>
          <w:sz w:val="24"/>
          <w:szCs w:val="24"/>
          <w:highlight w:val="yellow"/>
        </w:rPr>
      </w:pPr>
      <w:r w:rsidRPr="00EA1267">
        <w:rPr>
          <w:rFonts w:ascii="Helvetica Neue" w:hAnsi="Helvetica Neue"/>
          <w:color w:val="000000" w:themeColor="text1"/>
          <w:sz w:val="24"/>
          <w:szCs w:val="24"/>
        </w:rPr>
        <w:t>Acoustic telemetry has become an increasingly important tool to study migration patterns, habitat use and preferences, mortality, and general population monitoring of fish (Hussey et al. 2015, Block et al. 2016). Gliders with their autonomous nature, adaptive sampling capabilities, and sustained power capacity, have been recognized as a promising tool that can target specific ocean and biological features outside of fixed acoustic arrays for long periods of time (Oliver et al. 2013, Haulsee et al. 2015, Whoriskey 2015, Breece et al. 2016, Oliver et al. 2017). All gliders deployed through this effort will be equipped with a</w:t>
      </w:r>
      <w:r w:rsidR="006E4355" w:rsidRPr="00EA1267">
        <w:rPr>
          <w:rFonts w:ascii="Helvetica Neue" w:hAnsi="Helvetica Neue"/>
          <w:color w:val="000000" w:themeColor="text1"/>
          <w:sz w:val="24"/>
          <w:szCs w:val="24"/>
        </w:rPr>
        <w:t>n</w:t>
      </w:r>
      <w:r w:rsidRPr="00EA1267">
        <w:rPr>
          <w:rFonts w:ascii="Helvetica Neue" w:hAnsi="Helvetica Neue"/>
          <w:color w:val="000000" w:themeColor="text1"/>
          <w:sz w:val="24"/>
          <w:szCs w:val="24"/>
        </w:rPr>
        <w:t xml:space="preserve"> </w:t>
      </w:r>
      <w:r w:rsidR="006E4355" w:rsidRPr="00EA1267">
        <w:rPr>
          <w:rFonts w:ascii="Helvetica Neue" w:eastAsia="Helvetica Neue" w:hAnsi="Helvetica Neue" w:cs="Helvetica Neue"/>
          <w:sz w:val="24"/>
          <w:szCs w:val="24"/>
        </w:rPr>
        <w:t>Innovasea acoustic telemetry receiver</w:t>
      </w:r>
      <w:r w:rsidR="006E4355" w:rsidRPr="00EA1267">
        <w:rPr>
          <w:rFonts w:ascii="Helvetica Neue" w:hAnsi="Helvetica Neue"/>
          <w:color w:val="000000" w:themeColor="text1"/>
          <w:sz w:val="24"/>
          <w:szCs w:val="24"/>
        </w:rPr>
        <w:t xml:space="preserve">. The passive acoustic glider (the glider equipped with a DMON sensor) and the gap-fill glider (the third glider with no passive or active acoustics) will each have an integrated Rx-LIVE cabled receiver that allows real-time communication and data transfer. The Rx-LIVE has a depth rating of 500m and offers </w:t>
      </w:r>
      <w:r w:rsidR="006E4355" w:rsidRPr="00EA1267">
        <w:rPr>
          <w:rFonts w:ascii="Helvetica Neue" w:hAnsi="Helvetica Neue" w:cs="Segoe UI"/>
          <w:color w:val="000000"/>
          <w:sz w:val="24"/>
          <w:szCs w:val="24"/>
          <w:shd w:val="clear" w:color="auto" w:fill="FFFFFF"/>
        </w:rPr>
        <w:t xml:space="preserve">detection of multiple frequencies (51-81 kHz) with </w:t>
      </w:r>
      <w:r w:rsidR="006E4355" w:rsidRPr="00EA1267">
        <w:rPr>
          <w:rFonts w:ascii="Helvetica Neue" w:hAnsi="Helvetica Neue"/>
          <w:color w:val="000000" w:themeColor="text1"/>
          <w:sz w:val="24"/>
          <w:szCs w:val="24"/>
        </w:rPr>
        <w:t xml:space="preserve">the capability of detecting, in its presence, organisms (fish, elasmobranchs, and other macrofauna) tagged with </w:t>
      </w:r>
      <w:commentRangeStart w:id="25"/>
      <w:r w:rsidR="006E4355" w:rsidRPr="00EA1267">
        <w:rPr>
          <w:rFonts w:ascii="Helvetica Neue" w:hAnsi="Helvetica Neue"/>
          <w:color w:val="000000" w:themeColor="text1"/>
          <w:sz w:val="24"/>
          <w:szCs w:val="24"/>
        </w:rPr>
        <w:t xml:space="preserve">Vemco </w:t>
      </w:r>
      <w:commentRangeEnd w:id="25"/>
      <w:r w:rsidR="00EA66DD">
        <w:rPr>
          <w:rStyle w:val="CommentReference"/>
        </w:rPr>
        <w:commentReference w:id="25"/>
      </w:r>
      <w:r w:rsidR="006E4355" w:rsidRPr="00EA1267">
        <w:rPr>
          <w:rFonts w:ascii="Helvetica Neue" w:hAnsi="Helvetica Neue"/>
          <w:color w:val="000000" w:themeColor="text1"/>
          <w:sz w:val="24"/>
          <w:szCs w:val="24"/>
        </w:rPr>
        <w:t>transmitters and other coded transmitters at 69 kHz</w:t>
      </w:r>
      <w:r w:rsidR="00010EE3" w:rsidRPr="00EA1267">
        <w:rPr>
          <w:rFonts w:ascii="Helvetica Neue" w:hAnsi="Helvetica Neue"/>
          <w:color w:val="000000" w:themeColor="text1"/>
          <w:sz w:val="24"/>
          <w:szCs w:val="24"/>
        </w:rPr>
        <w:t xml:space="preserve">. </w:t>
      </w:r>
      <w:commentRangeStart w:id="26"/>
      <w:r w:rsidR="006E4355" w:rsidRPr="00EA1267">
        <w:rPr>
          <w:rFonts w:ascii="Helvetica Neue" w:hAnsi="Helvetica Neue"/>
          <w:color w:val="000000" w:themeColor="text1"/>
          <w:sz w:val="24"/>
          <w:szCs w:val="24"/>
        </w:rPr>
        <w:t>The active acoustic glider (the glider equipped with an AZFP sensor) will have a</w:t>
      </w:r>
      <w:r w:rsidR="00010EE3" w:rsidRPr="00EA1267">
        <w:rPr>
          <w:rFonts w:ascii="Helvetica Neue" w:hAnsi="Helvetica Neue"/>
          <w:color w:val="000000" w:themeColor="text1"/>
          <w:sz w:val="24"/>
          <w:szCs w:val="24"/>
        </w:rPr>
        <w:t xml:space="preserve"> </w:t>
      </w:r>
      <w:r w:rsidRPr="00EA1267">
        <w:rPr>
          <w:rFonts w:ascii="Helvetica Neue" w:hAnsi="Helvetica Neue"/>
          <w:color w:val="000000" w:themeColor="text1"/>
          <w:sz w:val="24"/>
          <w:szCs w:val="24"/>
        </w:rPr>
        <w:t>forward-facing acoustic telemetry receiver (</w:t>
      </w:r>
      <w:r w:rsidR="00010EE3" w:rsidRPr="00EA1267">
        <w:rPr>
          <w:rFonts w:ascii="Helvetica Neue" w:hAnsi="Helvetica Neue"/>
          <w:color w:val="000000" w:themeColor="text1"/>
          <w:sz w:val="24"/>
          <w:szCs w:val="24"/>
        </w:rPr>
        <w:t>VMT Mobile Acoustic Transceiver;</w:t>
      </w:r>
      <w:r w:rsidRPr="00EA1267">
        <w:rPr>
          <w:rFonts w:ascii="Helvetica Neue" w:hAnsi="Helvetica Neue"/>
          <w:color w:val="000000" w:themeColor="text1"/>
          <w:sz w:val="24"/>
          <w:szCs w:val="24"/>
        </w:rPr>
        <w:t xml:space="preserve"> 69 kHz) with a depth rating of 1000m </w:t>
      </w:r>
      <w:r w:rsidR="006E4355" w:rsidRPr="00EA1267">
        <w:rPr>
          <w:rFonts w:ascii="Helvetica Neue" w:hAnsi="Helvetica Neue"/>
          <w:color w:val="000000" w:themeColor="text1"/>
          <w:sz w:val="24"/>
          <w:szCs w:val="24"/>
        </w:rPr>
        <w:t xml:space="preserve">for use with </w:t>
      </w:r>
      <w:r w:rsidR="006E4355" w:rsidRPr="00EA1267">
        <w:rPr>
          <w:rFonts w:ascii="Helvetica Neue" w:hAnsi="Helvetica Neue" w:cs="Segoe UI"/>
          <w:color w:val="000000"/>
          <w:sz w:val="24"/>
          <w:szCs w:val="24"/>
          <w:shd w:val="clear" w:color="auto" w:fill="FFFFFF"/>
        </w:rPr>
        <w:t>69 kHz coded tags</w:t>
      </w:r>
      <w:r w:rsidRPr="00EA1267">
        <w:rPr>
          <w:rFonts w:ascii="Helvetica Neue" w:hAnsi="Helvetica Neue"/>
          <w:color w:val="000000" w:themeColor="text1"/>
          <w:sz w:val="24"/>
          <w:szCs w:val="24"/>
        </w:rPr>
        <w:t>.</w:t>
      </w:r>
      <w:r w:rsidR="00010EE3" w:rsidRPr="00EA1267">
        <w:rPr>
          <w:rFonts w:ascii="Helvetica Neue" w:hAnsi="Helvetica Neue"/>
          <w:color w:val="000000" w:themeColor="text1"/>
          <w:sz w:val="24"/>
          <w:szCs w:val="24"/>
        </w:rPr>
        <w:t xml:space="preserve"> This receiver is attached externally to the glider (not integrated and cabled); therefore, there is no access to real-time data and collected data are stored in the receiver internally until the glider is recovered and the data are downloaded. </w:t>
      </w:r>
      <w:r w:rsidRPr="00EA1267">
        <w:rPr>
          <w:rFonts w:ascii="Helvetica Neue" w:hAnsi="Helvetica Neue"/>
          <w:color w:val="000000" w:themeColor="text1"/>
          <w:sz w:val="24"/>
          <w:szCs w:val="24"/>
        </w:rPr>
        <w:t xml:space="preserve">During deployments, the receiver data logs and stores decipherable acoustic codes that include information on date/time, organism identity, signal power, and the number of logged occurrences of that code within a specified amount of time. </w:t>
      </w:r>
      <w:commentRangeEnd w:id="26"/>
      <w:r w:rsidR="001D7C5E">
        <w:rPr>
          <w:rStyle w:val="CommentReference"/>
        </w:rPr>
        <w:commentReference w:id="26"/>
      </w:r>
      <w:r w:rsidRPr="00EA1267">
        <w:rPr>
          <w:rFonts w:ascii="Helvetica Neue" w:hAnsi="Helvetica Neue"/>
          <w:color w:val="000000" w:themeColor="text1"/>
          <w:sz w:val="24"/>
          <w:szCs w:val="24"/>
        </w:rPr>
        <w:t xml:space="preserve">To our knowledge, several fish tagging efforts are underway in and around New Jersey wind energy areas (lease areas and export cable routes) and in areas of biological significance (i.e, migration corridors) (Thomas Grothues and Keith Dunton, pers. comm.). Common tagged species in the region through these efforts include smooth dogfish and skates, the benthic summer flounder, windowpane, horseshoe crab, and black sea bass. </w:t>
      </w:r>
      <w:r w:rsidR="00010EE3" w:rsidRPr="00EA1267">
        <w:rPr>
          <w:rFonts w:ascii="Helvetica Neue" w:hAnsi="Helvetica Neue"/>
          <w:color w:val="000000" w:themeColor="text1"/>
          <w:sz w:val="24"/>
          <w:szCs w:val="24"/>
        </w:rPr>
        <w:t>M</w:t>
      </w:r>
      <w:r w:rsidRPr="00EA1267">
        <w:rPr>
          <w:rFonts w:ascii="Helvetica Neue" w:hAnsi="Helvetica Neue"/>
          <w:color w:val="000000" w:themeColor="text1"/>
          <w:sz w:val="24"/>
          <w:szCs w:val="24"/>
        </w:rPr>
        <w:t>any other species, such as Atlantic sturgeon, striped bass, and numerous elasmobranchs tagged with Vemco tags are also at liberty in the study area and will likely be detected (e.g., Dunton et al. 2015, Frisk et al. 2019, Rothermel et al. 2020).</w:t>
      </w:r>
    </w:p>
    <w:p w14:paraId="67D23405" w14:textId="77777777" w:rsidR="0000281A" w:rsidRPr="005C412B" w:rsidRDefault="0000281A">
      <w:pPr>
        <w:ind w:left="1440"/>
        <w:jc w:val="both"/>
        <w:rPr>
          <w:rFonts w:ascii="Helvetica Neue" w:eastAsia="Helvetica Neue" w:hAnsi="Helvetica Neue" w:cs="Helvetica Neue"/>
          <w:sz w:val="24"/>
          <w:szCs w:val="24"/>
        </w:rPr>
      </w:pPr>
    </w:p>
    <w:p w14:paraId="14C6AEC5" w14:textId="1BEF57DD"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Vessel-based sampling</w:t>
      </w:r>
    </w:p>
    <w:p w14:paraId="252B7E2E" w14:textId="1DBB4A56" w:rsidR="00357AD9" w:rsidRPr="005C412B" w:rsidRDefault="00023EA3" w:rsidP="00C65285">
      <w:pPr>
        <w:pBdr>
          <w:top w:val="nil"/>
          <w:left w:val="nil"/>
          <w:bottom w:val="nil"/>
          <w:right w:val="nil"/>
          <w:between w:val="nil"/>
        </w:pBdr>
        <w:ind w:left="1440"/>
        <w:jc w:val="both"/>
        <w:rPr>
          <w:rFonts w:ascii="Helvetica Neue" w:eastAsia="Helvetica Neue" w:hAnsi="Helvetica Neue" w:cs="Helvetica Neue"/>
          <w:color w:val="000000"/>
          <w:sz w:val="24"/>
          <w:szCs w:val="24"/>
        </w:rPr>
      </w:pPr>
      <w:r w:rsidRPr="005C412B">
        <w:rPr>
          <w:rFonts w:ascii="Helvetica Neue" w:eastAsia="Helvetica Neue" w:hAnsi="Helvetica Neue" w:cs="Helvetica Neue"/>
          <w:i/>
          <w:sz w:val="24"/>
          <w:szCs w:val="24"/>
        </w:rPr>
        <w:t>Glider pH groundtruthing</w:t>
      </w:r>
      <w:r w:rsidRPr="005C412B">
        <w:rPr>
          <w:rFonts w:ascii="Helvetica Neue" w:eastAsia="Helvetica Neue" w:hAnsi="Helvetica Neue" w:cs="Helvetica Neue"/>
          <w:sz w:val="24"/>
          <w:szCs w:val="24"/>
        </w:rPr>
        <w:t xml:space="preserve">: </w:t>
      </w:r>
      <w:r w:rsidRPr="005C412B">
        <w:rPr>
          <w:rFonts w:ascii="Helvetica Neue" w:eastAsia="Helvetica Neue" w:hAnsi="Helvetica Neue" w:cs="Helvetica Neue"/>
          <w:color w:val="000000"/>
          <w:sz w:val="24"/>
          <w:szCs w:val="24"/>
        </w:rPr>
        <w:t>Upon each deployment and recovery of the glider with integrated pH sensor, discrete water samples for pH, total alkalinity, and dissolved inorganic carbon will be collected near the glider for groundtruthing the glider pH sensor</w:t>
      </w:r>
      <w:ins w:id="27" w:author="Lori Garzio" w:date="2024-12-02T12:42:00Z">
        <w:r w:rsidR="00382BC0">
          <w:rPr>
            <w:rFonts w:ascii="Helvetica Neue" w:eastAsia="Helvetica Neue" w:hAnsi="Helvetica Neue" w:cs="Helvetica Neue"/>
            <w:color w:val="000000"/>
            <w:sz w:val="24"/>
            <w:szCs w:val="24"/>
          </w:rPr>
          <w:t>.</w:t>
        </w:r>
      </w:ins>
      <w:r w:rsidRPr="005C412B">
        <w:rPr>
          <w:rFonts w:ascii="Helvetica Neue" w:eastAsia="Helvetica Neue" w:hAnsi="Helvetica Neue" w:cs="Helvetica Neue"/>
          <w:color w:val="000000"/>
          <w:sz w:val="24"/>
          <w:szCs w:val="24"/>
        </w:rPr>
        <w:t xml:space="preserve"> This approach follows best practice guidelines for autonomous pH measurements with DuraFET-based sensors (Bresnahan et al. 2014, Johnson et al. 2016, Martz et al. 2015, Saba et al. 2019, Thompson et al. 2021). Immediately upon reaching the deployment and recovery locations, a cast using an SBE19 conductivity, temperature, and depth sensor (CTD) will be conducted from the vessel </w:t>
      </w:r>
      <w:commentRangeStart w:id="28"/>
      <w:r w:rsidRPr="005C412B">
        <w:rPr>
          <w:rFonts w:ascii="Helvetica Neue" w:eastAsia="Helvetica Neue" w:hAnsi="Helvetica Neue" w:cs="Helvetica Neue"/>
          <w:color w:val="000000"/>
          <w:sz w:val="24"/>
          <w:szCs w:val="24"/>
        </w:rPr>
        <w:t xml:space="preserve">within 100 meters </w:t>
      </w:r>
      <w:commentRangeEnd w:id="28"/>
      <w:r w:rsidR="00382BC0">
        <w:rPr>
          <w:rStyle w:val="CommentReference"/>
        </w:rPr>
        <w:commentReference w:id="28"/>
      </w:r>
      <w:r w:rsidRPr="005C412B">
        <w:rPr>
          <w:rFonts w:ascii="Helvetica Neue" w:eastAsia="Helvetica Neue" w:hAnsi="Helvetica Neue" w:cs="Helvetica Neue"/>
          <w:color w:val="000000"/>
          <w:sz w:val="24"/>
          <w:szCs w:val="24"/>
        </w:rPr>
        <w:t xml:space="preserve">of the glider (with integrated pH sensor) to select depths of interest for collection of discrete water samples. At a minimum, a surface and near bottom water sample are recommended (in duplicate), but additional sample depths are encouraged if there are features of interest (e.g., thermocline, intrusion of a water mass) (Wright-Fairbanks et al. 2020, Thompson et al. 2021). Discrete samples will be collected </w:t>
      </w:r>
      <w:commentRangeStart w:id="29"/>
      <w:r w:rsidRPr="005C412B">
        <w:rPr>
          <w:rFonts w:ascii="Helvetica Neue" w:eastAsia="Helvetica Neue" w:hAnsi="Helvetica Neue" w:cs="Helvetica Neue"/>
          <w:color w:val="000000"/>
          <w:sz w:val="24"/>
          <w:szCs w:val="24"/>
        </w:rPr>
        <w:t>within 100 meters</w:t>
      </w:r>
      <w:commentRangeEnd w:id="29"/>
      <w:r w:rsidR="001D7C5E">
        <w:rPr>
          <w:rStyle w:val="CommentReference"/>
        </w:rPr>
        <w:commentReference w:id="29"/>
      </w:r>
      <w:r w:rsidRPr="005C412B">
        <w:rPr>
          <w:rFonts w:ascii="Helvetica Neue" w:eastAsia="Helvetica Neue" w:hAnsi="Helvetica Neue" w:cs="Helvetica Neue"/>
          <w:color w:val="000000"/>
          <w:sz w:val="24"/>
          <w:szCs w:val="24"/>
        </w:rPr>
        <w:t xml:space="preserve"> from the glider at pre-selected target depths either by a hand‐lowered individual 5‐L Niskin or using an SBE55 6‐</w:t>
      </w:r>
      <w:r w:rsidR="00B447A2">
        <w:rPr>
          <w:rFonts w:ascii="Helvetica Neue" w:eastAsia="Helvetica Neue" w:hAnsi="Helvetica Neue" w:cs="Helvetica Neue"/>
          <w:color w:val="000000"/>
          <w:sz w:val="24"/>
          <w:szCs w:val="24"/>
        </w:rPr>
        <w:t xml:space="preserve">Niskin </w:t>
      </w:r>
      <w:r w:rsidRPr="005C412B">
        <w:rPr>
          <w:rFonts w:ascii="Helvetica Neue" w:eastAsia="Helvetica Neue" w:hAnsi="Helvetica Neue" w:cs="Helvetica Neue"/>
          <w:color w:val="000000"/>
          <w:sz w:val="24"/>
          <w:szCs w:val="24"/>
        </w:rPr>
        <w:t>bottle rosette with an SBE19 CTD attached. Discrete water samples from each depth will be collected into</w:t>
      </w:r>
      <w:r w:rsidR="00B447A2">
        <w:rPr>
          <w:rFonts w:ascii="Helvetica Neue" w:eastAsia="Helvetica Neue" w:hAnsi="Helvetica Neue" w:cs="Helvetica Neue"/>
          <w:color w:val="000000"/>
          <w:sz w:val="24"/>
          <w:szCs w:val="24"/>
        </w:rPr>
        <w:t xml:space="preserve"> </w:t>
      </w:r>
      <w:commentRangeStart w:id="30"/>
      <w:r w:rsidR="00B447A2">
        <w:rPr>
          <w:rFonts w:ascii="Helvetica Neue" w:eastAsia="Helvetica Neue" w:hAnsi="Helvetica Neue" w:cs="Helvetica Neue"/>
          <w:color w:val="000000"/>
          <w:sz w:val="24"/>
          <w:szCs w:val="24"/>
        </w:rPr>
        <w:t>300</w:t>
      </w:r>
      <w:commentRangeEnd w:id="30"/>
      <w:r w:rsidR="001D7C5E">
        <w:rPr>
          <w:rStyle w:val="CommentReference"/>
        </w:rPr>
        <w:commentReference w:id="30"/>
      </w:r>
      <w:r w:rsidR="00B447A2">
        <w:rPr>
          <w:rFonts w:ascii="Helvetica Neue" w:eastAsia="Helvetica Neue" w:hAnsi="Helvetica Neue" w:cs="Helvetica Neue"/>
          <w:color w:val="000000"/>
          <w:sz w:val="24"/>
          <w:szCs w:val="24"/>
        </w:rPr>
        <w:t xml:space="preserve"> ml</w:t>
      </w:r>
      <w:r w:rsidRPr="005C412B">
        <w:rPr>
          <w:rFonts w:ascii="Helvetica Neue" w:eastAsia="Helvetica Neue" w:hAnsi="Helvetica Neue" w:cs="Helvetica Neue"/>
          <w:color w:val="000000"/>
          <w:sz w:val="24"/>
          <w:szCs w:val="24"/>
        </w:rPr>
        <w:t xml:space="preserve"> borosilicate glass bottles (duplicate for each parameter: 2 bottles for pH, 2 bottle for total alkalinity and dissolved inorganic carbon at each depth) and preserved with saturated mercuric chloride (final concentration of 0.02%</w:t>
      </w:r>
      <w:r w:rsidR="00D64DBD">
        <w:rPr>
          <w:rFonts w:ascii="Helvetica Neue" w:eastAsia="Helvetica Neue" w:hAnsi="Helvetica Neue" w:cs="Helvetica Neue"/>
          <w:color w:val="000000"/>
          <w:sz w:val="24"/>
          <w:szCs w:val="24"/>
        </w:rPr>
        <w:t>; Dickson et al. 2007</w:t>
      </w:r>
      <w:r w:rsidRPr="005C412B">
        <w:rPr>
          <w:rFonts w:ascii="Helvetica Neue" w:eastAsia="Helvetica Neue" w:hAnsi="Helvetica Neue" w:cs="Helvetica Neue"/>
          <w:color w:val="000000"/>
          <w:sz w:val="24"/>
          <w:szCs w:val="24"/>
        </w:rPr>
        <w:t>) then transported to PI Saba’s laboratory for refrigerator storage prior to shipping to the analytical laboratory. Discrete sample analyses are described in H. Analytical Procedures.</w:t>
      </w:r>
      <w:r w:rsidR="00B447A2">
        <w:rPr>
          <w:rFonts w:ascii="Helvetica Neue" w:eastAsia="Helvetica Neue" w:hAnsi="Helvetica Neue" w:cs="Helvetica Neue"/>
          <w:color w:val="000000"/>
          <w:sz w:val="24"/>
          <w:szCs w:val="24"/>
        </w:rPr>
        <w:t xml:space="preserve"> Between field uses, the Niskin bottles used for discrete sample collection are rinsed thoroughly inside and outside with freshwater and allowed to dry before closing. The </w:t>
      </w:r>
      <w:commentRangeStart w:id="31"/>
      <w:r w:rsidR="00B447A2">
        <w:rPr>
          <w:rFonts w:ascii="Helvetica Neue" w:eastAsia="Helvetica Neue" w:hAnsi="Helvetica Neue" w:cs="Helvetica Neue"/>
          <w:color w:val="000000"/>
          <w:sz w:val="24"/>
          <w:szCs w:val="24"/>
        </w:rPr>
        <w:t xml:space="preserve">300 ml </w:t>
      </w:r>
      <w:commentRangeEnd w:id="31"/>
      <w:r w:rsidR="00847F41">
        <w:rPr>
          <w:rStyle w:val="CommentReference"/>
        </w:rPr>
        <w:commentReference w:id="31"/>
      </w:r>
      <w:r w:rsidR="00B447A2">
        <w:rPr>
          <w:rFonts w:ascii="Helvetica Neue" w:eastAsia="Helvetica Neue" w:hAnsi="Helvetica Neue" w:cs="Helvetica Neue"/>
          <w:color w:val="000000"/>
          <w:sz w:val="24"/>
          <w:szCs w:val="24"/>
        </w:rPr>
        <w:t>borosilicate glass bottles can be reused after sample analysis</w:t>
      </w:r>
      <w:r w:rsidR="00681F38">
        <w:rPr>
          <w:rFonts w:ascii="Helvetica Neue" w:eastAsia="Helvetica Neue" w:hAnsi="Helvetica Neue" w:cs="Helvetica Neue"/>
          <w:color w:val="000000"/>
          <w:sz w:val="24"/>
          <w:szCs w:val="24"/>
        </w:rPr>
        <w:t xml:space="preserve"> following a cleaning procedure that includes a soap soak, rinsing with deionized water, a drying period, then placed in a muffle furnace to remove organics.</w:t>
      </w:r>
    </w:p>
    <w:p w14:paraId="1094708C" w14:textId="77777777" w:rsidR="00357AD9" w:rsidRPr="005C412B" w:rsidRDefault="00357AD9" w:rsidP="00C65285">
      <w:pPr>
        <w:pBdr>
          <w:top w:val="nil"/>
          <w:left w:val="nil"/>
          <w:bottom w:val="nil"/>
          <w:right w:val="nil"/>
          <w:between w:val="nil"/>
        </w:pBdr>
        <w:ind w:left="1440"/>
        <w:jc w:val="both"/>
        <w:rPr>
          <w:rFonts w:ascii="Helvetica Neue" w:eastAsia="Helvetica Neue" w:hAnsi="Helvetica Neue" w:cs="Helvetica Neue"/>
          <w:sz w:val="24"/>
          <w:szCs w:val="24"/>
        </w:rPr>
      </w:pPr>
    </w:p>
    <w:p w14:paraId="1C415438" w14:textId="3FFE53D7" w:rsidR="00357AD9" w:rsidRDefault="00023EA3" w:rsidP="00C65285">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i/>
          <w:iCs/>
          <w:sz w:val="24"/>
          <w:szCs w:val="24"/>
        </w:rPr>
        <w:t>Glider active acoustics-zooplankton groundtruthing</w:t>
      </w:r>
      <w:r w:rsidRPr="005C412B">
        <w:rPr>
          <w:rFonts w:ascii="Helvetica Neue" w:eastAsia="Helvetica Neue" w:hAnsi="Helvetica Neue" w:cs="Helvetica Neue"/>
          <w:sz w:val="24"/>
          <w:szCs w:val="24"/>
        </w:rPr>
        <w:t>: Upon each deployment and recovery of the glider with integrated zooplankton-configured AZFP sensor (</w:t>
      </w:r>
      <w:commentRangeStart w:id="32"/>
      <w:r w:rsidRPr="005C412B">
        <w:rPr>
          <w:rFonts w:ascii="Helvetica Neue" w:eastAsia="Helvetica Neue" w:hAnsi="Helvetica Neue" w:cs="Helvetica Neue"/>
          <w:sz w:val="24"/>
          <w:szCs w:val="24"/>
        </w:rPr>
        <w:t>winter-spring deployments only</w:t>
      </w:r>
      <w:commentRangeEnd w:id="32"/>
      <w:r w:rsidR="00847F41">
        <w:rPr>
          <w:rStyle w:val="CommentReference"/>
        </w:rPr>
        <w:commentReference w:id="32"/>
      </w:r>
      <w:r w:rsidRPr="005C412B">
        <w:rPr>
          <w:rFonts w:ascii="Helvetica Neue" w:eastAsia="Helvetica Neue" w:hAnsi="Helvetica Neue" w:cs="Helvetica Neue"/>
          <w:sz w:val="24"/>
          <w:szCs w:val="24"/>
        </w:rPr>
        <w:t xml:space="preserve">), duplicate oblique tows (surface to 5 meters above bottom) will be conducted with a </w:t>
      </w:r>
      <w:commentRangeStart w:id="33"/>
      <w:r w:rsidRPr="005C412B">
        <w:rPr>
          <w:rFonts w:ascii="Helvetica Neue" w:eastAsia="Helvetica Neue" w:hAnsi="Helvetica Neue" w:cs="Helvetica Neue"/>
          <w:sz w:val="24"/>
          <w:szCs w:val="24"/>
        </w:rPr>
        <w:t xml:space="preserve">0.5 meter diameter, 200µm mesh net fitted with a flow meter at net opening and a filtering cod end at net bottom. </w:t>
      </w:r>
      <w:commentRangeEnd w:id="33"/>
      <w:r w:rsidR="00862610">
        <w:rPr>
          <w:rStyle w:val="CommentReference"/>
        </w:rPr>
        <w:commentReference w:id="33"/>
      </w:r>
      <w:r w:rsidRPr="005C412B">
        <w:rPr>
          <w:rFonts w:ascii="Helvetica Neue" w:eastAsia="Helvetica Neue" w:hAnsi="Helvetica Neue" w:cs="Helvetica Neue"/>
          <w:sz w:val="24"/>
          <w:szCs w:val="24"/>
        </w:rPr>
        <w:t>Nets will be towed at a speed of 1-2 knots for 15-30 minutes depending on depth and expected biomass. The contents of the cod-ends will be rinsed with filtered seawater from the cod-ends into glass collection jars, preserved in a 10% formalin solution (equivalent to 4% final concentration of buffered formaldehyde), and refrigerated until analysis in the laboratory. Zooplankton sample analyses are described in section 6-H.</w:t>
      </w:r>
    </w:p>
    <w:p w14:paraId="1AE34589" w14:textId="77777777" w:rsidR="005C412B" w:rsidRPr="005C412B" w:rsidRDefault="005C412B" w:rsidP="005C412B">
      <w:pPr>
        <w:ind w:left="1440"/>
        <w:rPr>
          <w:rFonts w:ascii="Helvetica Neue" w:eastAsia="Helvetica Neue" w:hAnsi="Helvetica Neue" w:cs="Helvetica Neue"/>
          <w:sz w:val="24"/>
          <w:szCs w:val="24"/>
          <w:u w:val="single"/>
        </w:rPr>
      </w:pPr>
    </w:p>
    <w:p w14:paraId="1148A14B" w14:textId="7C63FBFF"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F.</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Sample Custody Procedures</w:t>
      </w:r>
      <w:r w:rsidRPr="005C412B">
        <w:rPr>
          <w:rFonts w:ascii="Helvetica Neue" w:eastAsia="Helvetica Neue" w:hAnsi="Helvetica Neue" w:cs="Helvetica Neue"/>
          <w:sz w:val="24"/>
          <w:szCs w:val="24"/>
        </w:rPr>
        <w:t xml:space="preserve"> </w:t>
      </w:r>
    </w:p>
    <w:p w14:paraId="2A606F86" w14:textId="77777777" w:rsidR="00357AD9" w:rsidRPr="005C412B" w:rsidRDefault="00357AD9">
      <w:pPr>
        <w:jc w:val="both"/>
        <w:rPr>
          <w:rFonts w:ascii="Helvetica Neue" w:eastAsia="Helvetica Neue" w:hAnsi="Helvetica Neue" w:cs="Helvetica Neue"/>
          <w:sz w:val="24"/>
          <w:szCs w:val="24"/>
        </w:rPr>
      </w:pPr>
    </w:p>
    <w:p w14:paraId="19A6A4A6" w14:textId="1CBEE136" w:rsidR="00ED5620" w:rsidRPr="00794880" w:rsidRDefault="00023EA3" w:rsidP="00C43C8C">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These procedures are not applicable to the autonomous glider-based observations, and only apply to the vessel-based sampling efforts. Discrete seawater samples preserved for pH, total alkalinity</w:t>
      </w:r>
      <w:r w:rsidR="00F40AED">
        <w:rPr>
          <w:rFonts w:ascii="Helvetica Neue" w:eastAsia="Helvetica Neue" w:hAnsi="Helvetica Neue" w:cs="Helvetica Neue"/>
          <w:sz w:val="24"/>
          <w:szCs w:val="24"/>
        </w:rPr>
        <w:t xml:space="preserve"> (TA)</w:t>
      </w:r>
      <w:r w:rsidRPr="005C412B">
        <w:rPr>
          <w:rFonts w:ascii="Helvetica Neue" w:eastAsia="Helvetica Neue" w:hAnsi="Helvetica Neue" w:cs="Helvetica Neue"/>
          <w:sz w:val="24"/>
          <w:szCs w:val="24"/>
        </w:rPr>
        <w:t xml:space="preserve">, and dissolved inorganic carbon </w:t>
      </w:r>
      <w:r w:rsidR="00F40AED">
        <w:rPr>
          <w:rFonts w:ascii="Helvetica Neue" w:eastAsia="Helvetica Neue" w:hAnsi="Helvetica Neue" w:cs="Helvetica Neue"/>
          <w:sz w:val="24"/>
          <w:szCs w:val="24"/>
        </w:rPr>
        <w:t xml:space="preserve">(DIC) </w:t>
      </w:r>
      <w:r w:rsidRPr="005C412B">
        <w:rPr>
          <w:rFonts w:ascii="Helvetica Neue" w:eastAsia="Helvetica Neue" w:hAnsi="Helvetica Neue" w:cs="Helvetica Neue"/>
          <w:sz w:val="24"/>
          <w:szCs w:val="24"/>
        </w:rPr>
        <w:t xml:space="preserve">analysis at each glider deployment and recovery will be placed in a cooler with ice for transport to PI Saba’s Rutgers laboratory. Once there, they will be stored in a refrigerator at 4˚C until shipment to the analytical lab </w:t>
      </w:r>
      <w:commentRangeStart w:id="34"/>
      <w:r w:rsidRPr="005C412B">
        <w:rPr>
          <w:rFonts w:ascii="Helvetica Neue" w:eastAsia="Helvetica Neue" w:hAnsi="Helvetica Neue" w:cs="Helvetica Neue"/>
          <w:sz w:val="24"/>
          <w:szCs w:val="24"/>
        </w:rPr>
        <w:t>(</w:t>
      </w:r>
      <w:r w:rsidR="002933D7">
        <w:rPr>
          <w:rFonts w:ascii="Helvetica Neue" w:eastAsia="Helvetica Neue" w:hAnsi="Helvetica Neue" w:cs="Helvetica Neue"/>
          <w:sz w:val="24"/>
          <w:szCs w:val="24"/>
        </w:rPr>
        <w:t xml:space="preserve">Dr. Baoshan Chen; School of Marine and Atmospheric Sciences, </w:t>
      </w:r>
      <w:r w:rsidRPr="005C412B">
        <w:rPr>
          <w:rFonts w:ascii="Helvetica Neue" w:eastAsia="Helvetica Neue" w:hAnsi="Helvetica Neue" w:cs="Helvetica Neue"/>
          <w:sz w:val="24"/>
          <w:szCs w:val="24"/>
        </w:rPr>
        <w:t>Stony Brook University</w:t>
      </w:r>
      <w:r w:rsidR="002933D7">
        <w:rPr>
          <w:rFonts w:ascii="Helvetica Neue" w:eastAsia="Helvetica Neue" w:hAnsi="Helvetica Neue" w:cs="Helvetica Neue"/>
          <w:sz w:val="24"/>
          <w:szCs w:val="24"/>
        </w:rPr>
        <w:t>, Stony Brook, NY</w:t>
      </w:r>
      <w:r w:rsidRPr="005C412B">
        <w:rPr>
          <w:rFonts w:ascii="Helvetica Neue" w:eastAsia="Helvetica Neue" w:hAnsi="Helvetica Neue" w:cs="Helvetica Neue"/>
          <w:sz w:val="24"/>
          <w:szCs w:val="24"/>
        </w:rPr>
        <w:t>)</w:t>
      </w:r>
      <w:commentRangeEnd w:id="34"/>
      <w:r w:rsidR="001D7C5E">
        <w:rPr>
          <w:rStyle w:val="CommentReference"/>
        </w:rPr>
        <w:commentReference w:id="34"/>
      </w:r>
      <w:r w:rsidRPr="005C412B">
        <w:rPr>
          <w:rFonts w:ascii="Helvetica Neue" w:eastAsia="Helvetica Neue" w:hAnsi="Helvetica Neue" w:cs="Helvetica Neue"/>
          <w:sz w:val="24"/>
          <w:szCs w:val="24"/>
        </w:rPr>
        <w:t>. Preserved zooplankton samples will be placed in a sample box and sealed for transport to PI Saba’s laboratory where they will be stored in a refrigerator at 4˚C until analysis in the laboratory.</w:t>
      </w:r>
      <w:r w:rsidR="00E253F7">
        <w:rPr>
          <w:rFonts w:ascii="Helvetica Neue" w:eastAsia="Helvetica Neue" w:hAnsi="Helvetica Neue" w:cs="Helvetica Neue"/>
          <w:sz w:val="24"/>
          <w:szCs w:val="24"/>
        </w:rPr>
        <w:t xml:space="preserve"> All discrete water samples and zooplankton tow samples that will be returned to the lab will be logged into an electronic master record upon collection and storage (see also Section 11. A.) The master record will include the </w:t>
      </w:r>
      <w:r w:rsidR="00E253F7" w:rsidRPr="005C412B">
        <w:rPr>
          <w:rFonts w:ascii="Helvetica Neue" w:eastAsia="Helvetica Neue" w:hAnsi="Helvetica Neue" w:cs="Helvetica Neue"/>
          <w:sz w:val="24"/>
          <w:szCs w:val="24"/>
        </w:rPr>
        <w:t>unique sample name as labeled on the bottle</w:t>
      </w:r>
      <w:r w:rsidR="00E253F7">
        <w:rPr>
          <w:rFonts w:ascii="Helvetica Neue" w:eastAsia="Helvetica Neue" w:hAnsi="Helvetica Neue" w:cs="Helvetica Neue"/>
          <w:sz w:val="24"/>
          <w:szCs w:val="24"/>
        </w:rPr>
        <w:t xml:space="preserve"> (date, depth, parameter [pH, TA/DIC, or surface zooplankton], replicate number, method of preservation)</w:t>
      </w:r>
      <w:r w:rsidR="00E253F7" w:rsidRPr="005C412B">
        <w:rPr>
          <w:rFonts w:ascii="Helvetica Neue" w:eastAsia="Helvetica Neue" w:hAnsi="Helvetica Neue" w:cs="Helvetica Neue"/>
          <w:sz w:val="24"/>
          <w:szCs w:val="24"/>
        </w:rPr>
        <w:t xml:space="preserve">, time, </w:t>
      </w:r>
      <w:r w:rsidR="00E253F7">
        <w:rPr>
          <w:rFonts w:ascii="Helvetica Neue" w:eastAsia="Helvetica Neue" w:hAnsi="Helvetica Neue" w:cs="Helvetica Neue"/>
          <w:sz w:val="24"/>
          <w:szCs w:val="24"/>
        </w:rPr>
        <w:t xml:space="preserve">and </w:t>
      </w:r>
      <w:r w:rsidR="00E253F7" w:rsidRPr="005C412B">
        <w:rPr>
          <w:rFonts w:ascii="Helvetica Neue" w:eastAsia="Helvetica Neue" w:hAnsi="Helvetica Neue" w:cs="Helvetica Neue"/>
          <w:sz w:val="24"/>
          <w:szCs w:val="24"/>
        </w:rPr>
        <w:t>station</w:t>
      </w:r>
      <w:r w:rsidR="00E253F7">
        <w:rPr>
          <w:rFonts w:ascii="Helvetica Neue" w:eastAsia="Helvetica Neue" w:hAnsi="Helvetica Neue" w:cs="Helvetica Neue"/>
          <w:sz w:val="24"/>
          <w:szCs w:val="24"/>
        </w:rPr>
        <w:t xml:space="preserve"> or latitude/longitude (via vessel GPS) </w:t>
      </w:r>
      <w:r w:rsidR="00E253F7" w:rsidRPr="005C412B">
        <w:rPr>
          <w:rFonts w:ascii="Helvetica Neue" w:eastAsia="Helvetica Neue" w:hAnsi="Helvetica Neue" w:cs="Helvetica Neue"/>
          <w:sz w:val="24"/>
          <w:szCs w:val="24"/>
        </w:rPr>
        <w:t xml:space="preserve">where the collection was made, and name of the technician who </w:t>
      </w:r>
      <w:r w:rsidR="00E253F7">
        <w:rPr>
          <w:rFonts w:ascii="Helvetica Neue" w:eastAsia="Helvetica Neue" w:hAnsi="Helvetica Neue" w:cs="Helvetica Neue"/>
          <w:sz w:val="24"/>
          <w:szCs w:val="24"/>
        </w:rPr>
        <w:t>handled</w:t>
      </w:r>
      <w:r w:rsidR="00E253F7" w:rsidRPr="005C412B">
        <w:rPr>
          <w:rFonts w:ascii="Helvetica Neue" w:eastAsia="Helvetica Neue" w:hAnsi="Helvetica Neue" w:cs="Helvetica Neue"/>
          <w:sz w:val="24"/>
          <w:szCs w:val="24"/>
        </w:rPr>
        <w:t xml:space="preserve"> the collection</w:t>
      </w:r>
      <w:r w:rsidR="00E253F7">
        <w:rPr>
          <w:rFonts w:ascii="Helvetica Neue" w:eastAsia="Helvetica Neue" w:hAnsi="Helvetica Neue" w:cs="Helvetica Neue"/>
          <w:sz w:val="24"/>
          <w:szCs w:val="24"/>
        </w:rPr>
        <w:t xml:space="preserve"> and storage.</w:t>
      </w:r>
      <w:r w:rsidR="00ED5620">
        <w:rPr>
          <w:rFonts w:ascii="Helvetica Neue" w:eastAsia="Helvetica Neue" w:hAnsi="Helvetica Neue" w:cs="Helvetica Neue"/>
          <w:sz w:val="24"/>
          <w:szCs w:val="24"/>
        </w:rPr>
        <w:t xml:space="preserve"> </w:t>
      </w:r>
      <w:r w:rsidR="00F40AED" w:rsidRPr="005C412B">
        <w:rPr>
          <w:rFonts w:ascii="Helvetica Neue" w:eastAsia="Helvetica Neue" w:hAnsi="Helvetica Neue" w:cs="Helvetica Neue"/>
          <w:sz w:val="24"/>
          <w:szCs w:val="24"/>
        </w:rPr>
        <w:t xml:space="preserve">After every glider deployment and recovery, this master sample log will be used to check every sample that is offloaded for transport to the lab against the master log to ensure all samples are recovered from storage on the vessel. A copy of the master sample log will be sent to the lab and technician analyzing the samples (applicable only for the carbonate chemistry samples), and they will enter the specific analysis information for each sample (date of sample analysis, measurements of pH, </w:t>
      </w:r>
      <w:r w:rsidR="00F40AED">
        <w:rPr>
          <w:rFonts w:ascii="Helvetica Neue" w:eastAsia="Helvetica Neue" w:hAnsi="Helvetica Neue" w:cs="Helvetica Neue"/>
          <w:sz w:val="24"/>
          <w:szCs w:val="24"/>
        </w:rPr>
        <w:t>TA/DIC</w:t>
      </w:r>
      <w:r w:rsidR="00F40AED" w:rsidRPr="005C412B">
        <w:rPr>
          <w:rFonts w:ascii="Helvetica Neue" w:eastAsia="Helvetica Neue" w:hAnsi="Helvetica Neue" w:cs="Helvetica Neue"/>
          <w:sz w:val="24"/>
          <w:szCs w:val="24"/>
        </w:rPr>
        <w:t>, lab temperature, and metadata information and measurement data for the certified reference materials used during sample analysis).</w:t>
      </w:r>
      <w:r w:rsidR="00ED5620">
        <w:rPr>
          <w:rFonts w:ascii="ArialMT" w:hAnsi="ArialMT"/>
        </w:rPr>
        <w:t xml:space="preserve"> </w:t>
      </w:r>
    </w:p>
    <w:p w14:paraId="1D2D3582" w14:textId="77777777" w:rsidR="00357AD9" w:rsidRPr="005C412B" w:rsidRDefault="00357AD9" w:rsidP="00C65285">
      <w:pPr>
        <w:jc w:val="both"/>
        <w:rPr>
          <w:rFonts w:ascii="Helvetica Neue" w:eastAsia="Helvetica Neue" w:hAnsi="Helvetica Neue" w:cs="Helvetica Neue"/>
          <w:sz w:val="24"/>
          <w:szCs w:val="24"/>
        </w:rPr>
      </w:pPr>
    </w:p>
    <w:p w14:paraId="6A6A6D14" w14:textId="22C75EA6"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G.</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Monitoring Sites and Frequency of Sample Collection</w:t>
      </w:r>
    </w:p>
    <w:p w14:paraId="0FE78298" w14:textId="77777777" w:rsidR="00357AD9" w:rsidRPr="005C412B" w:rsidRDefault="00357AD9">
      <w:pPr>
        <w:jc w:val="both"/>
        <w:rPr>
          <w:rFonts w:ascii="Helvetica Neue" w:eastAsia="Helvetica Neue" w:hAnsi="Helvetica Neue" w:cs="Helvetica Neue"/>
          <w:sz w:val="24"/>
          <w:szCs w:val="24"/>
        </w:rPr>
      </w:pPr>
    </w:p>
    <w:p w14:paraId="3F89AB07" w14:textId="77777777"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All proposed glider missions would cover the same spatial extent and transect </w:t>
      </w:r>
      <w:commentRangeStart w:id="35"/>
      <w:r w:rsidRPr="005C412B">
        <w:rPr>
          <w:rFonts w:ascii="Helvetica Neue" w:eastAsia="Helvetica Neue" w:hAnsi="Helvetica Neue" w:cs="Helvetica Neue"/>
          <w:sz w:val="24"/>
          <w:szCs w:val="24"/>
        </w:rPr>
        <w:t>(Fig. 1</w:t>
      </w:r>
      <w:commentRangeEnd w:id="35"/>
      <w:r w:rsidR="00CB5A94">
        <w:rPr>
          <w:rStyle w:val="CommentReference"/>
        </w:rPr>
        <w:commentReference w:id="35"/>
      </w:r>
      <w:r w:rsidRPr="005C412B">
        <w:rPr>
          <w:rFonts w:ascii="Helvetica Neue" w:eastAsia="Helvetica Neue" w:hAnsi="Helvetica Neue" w:cs="Helvetica Neue"/>
          <w:sz w:val="24"/>
          <w:szCs w:val="24"/>
        </w:rPr>
        <w:t xml:space="preserve">). The zig-zag glider missions will cover an area from Sandy Hook down </w:t>
      </w:r>
      <w:commentRangeStart w:id="36"/>
      <w:r w:rsidRPr="005C412B">
        <w:rPr>
          <w:rFonts w:ascii="Helvetica Neue" w:eastAsia="Helvetica Neue" w:hAnsi="Helvetica Neue" w:cs="Helvetica Neue"/>
          <w:sz w:val="24"/>
          <w:szCs w:val="24"/>
        </w:rPr>
        <w:t>to Cape May</w:t>
      </w:r>
      <w:commentRangeEnd w:id="36"/>
      <w:r w:rsidR="00CB5A94">
        <w:rPr>
          <w:rStyle w:val="CommentReference"/>
        </w:rPr>
        <w:commentReference w:id="36"/>
      </w:r>
      <w:r w:rsidRPr="005C412B">
        <w:rPr>
          <w:rFonts w:ascii="Helvetica Neue" w:eastAsia="Helvetica Neue" w:hAnsi="Helvetica Neue" w:cs="Helvetica Neue"/>
          <w:sz w:val="24"/>
          <w:szCs w:val="24"/>
        </w:rPr>
        <w:t xml:space="preserve">, from near shore extending out across the shelf. </w:t>
      </w:r>
    </w:p>
    <w:p w14:paraId="1F731305" w14:textId="77777777" w:rsidR="00357AD9" w:rsidRPr="005C412B" w:rsidRDefault="00023EA3">
      <w:pPr>
        <w:jc w:val="both"/>
        <w:rPr>
          <w:rFonts w:ascii="Helvetica Neue" w:hAnsi="Helvetica Neue"/>
        </w:rPr>
      </w:pPr>
      <w:r w:rsidRPr="005C412B">
        <w:rPr>
          <w:rFonts w:ascii="Helvetica Neue" w:hAnsi="Helvetica Neue"/>
          <w:noProof/>
          <w:lang w:eastAsia="en-US"/>
        </w:rPr>
        <mc:AlternateContent>
          <mc:Choice Requires="wps">
            <w:drawing>
              <wp:anchor distT="0" distB="0" distL="114300" distR="114300" simplePos="0" relativeHeight="251658240" behindDoc="0" locked="0" layoutInCell="1" hidden="0" allowOverlap="1" wp14:anchorId="527704E5" wp14:editId="469D0574">
                <wp:simplePos x="0" y="0"/>
                <wp:positionH relativeFrom="column">
                  <wp:posOffset>939800</wp:posOffset>
                </wp:positionH>
                <wp:positionV relativeFrom="paragraph">
                  <wp:posOffset>88900</wp:posOffset>
                </wp:positionV>
                <wp:extent cx="4980940" cy="5978525"/>
                <wp:effectExtent l="0" t="0" r="0" b="3175"/>
                <wp:wrapSquare wrapText="bothSides" distT="0" distB="0" distL="114300" distR="114300"/>
                <wp:docPr id="54" name="Rectangle 54"/>
                <wp:cNvGraphicFramePr/>
                <a:graphic xmlns:a="http://schemas.openxmlformats.org/drawingml/2006/main">
                  <a:graphicData uri="http://schemas.microsoft.com/office/word/2010/wordprocessingShape">
                    <wps:wsp>
                      <wps:cNvSpPr/>
                      <wps:spPr>
                        <a:xfrm>
                          <a:off x="0" y="0"/>
                          <a:ext cx="4980940" cy="5978525"/>
                        </a:xfrm>
                        <a:prstGeom prst="rect">
                          <a:avLst/>
                        </a:prstGeom>
                        <a:solidFill>
                          <a:schemeClr val="lt1"/>
                        </a:solidFill>
                        <a:ln>
                          <a:noFill/>
                        </a:ln>
                      </wps:spPr>
                      <wps:txbx>
                        <w:txbxContent>
                          <w:p w14:paraId="169C74B3" w14:textId="77777777" w:rsidR="001D7C5E" w:rsidRDefault="001D7C5E">
                            <w:pPr>
                              <w:jc w:val="center"/>
                              <w:textDirection w:val="btLr"/>
                            </w:pPr>
                          </w:p>
                          <w:p w14:paraId="08775210" w14:textId="6493DFEA" w:rsidR="001D7C5E" w:rsidRDefault="001D7C5E">
                            <w:pPr>
                              <w:jc w:val="both"/>
                              <w:textDirection w:val="btLr"/>
                              <w:rPr>
                                <w:rFonts w:ascii="Helvetica Neue" w:eastAsia="Helvetica Neue" w:hAnsi="Helvetica Neue" w:cs="Helvetica Neue"/>
                                <w:b/>
                                <w:color w:val="000000"/>
                              </w:rPr>
                            </w:pPr>
                            <w:r w:rsidRPr="00F3138F">
                              <w:rPr>
                                <w:bCs/>
                                <w:noProof/>
                                <w:lang w:eastAsia="en-US"/>
                              </w:rPr>
                              <w:drawing>
                                <wp:inline distT="0" distB="0" distL="0" distR="0" wp14:anchorId="18020561" wp14:editId="209506E6">
                                  <wp:extent cx="4702886" cy="4792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screen">
                                            <a:extLst>
                                              <a:ext uri="{28A0092B-C50C-407E-A947-70E740481C1C}">
                                                <a14:useLocalDpi xmlns:a14="http://schemas.microsoft.com/office/drawing/2010/main"/>
                                              </a:ext>
                                            </a:extLst>
                                          </a:blip>
                                          <a:srcRect l="1070" t="1" r="850" b="25377"/>
                                          <a:stretch/>
                                        </pic:blipFill>
                                        <pic:spPr bwMode="auto">
                                          <a:xfrm>
                                            <a:off x="0" y="0"/>
                                            <a:ext cx="4734751" cy="4824727"/>
                                          </a:xfrm>
                                          <a:prstGeom prst="rect">
                                            <a:avLst/>
                                          </a:prstGeom>
                                          <a:ln>
                                            <a:noFill/>
                                          </a:ln>
                                          <a:extLst>
                                            <a:ext uri="{53640926-AAD7-44D8-BBD7-CCE9431645EC}">
                                              <a14:shadowObscured xmlns:a14="http://schemas.microsoft.com/office/drawing/2010/main"/>
                                            </a:ext>
                                          </a:extLst>
                                        </pic:spPr>
                                      </pic:pic>
                                    </a:graphicData>
                                  </a:graphic>
                                </wp:inline>
                              </w:drawing>
                            </w:r>
                          </w:p>
                          <w:p w14:paraId="0B35B632" w14:textId="3C61A157" w:rsidR="001D7C5E" w:rsidRDefault="001D7C5E">
                            <w:pPr>
                              <w:jc w:val="both"/>
                              <w:textDirection w:val="btLr"/>
                            </w:pPr>
                            <w:r>
                              <w:rPr>
                                <w:rFonts w:ascii="Helvetica Neue" w:eastAsia="Helvetica Neue" w:hAnsi="Helvetica Neue" w:cs="Helvetica Neue"/>
                                <w:b/>
                                <w:color w:val="000000"/>
                              </w:rPr>
                              <w:t>Figure 1</w:t>
                            </w:r>
                            <w:r>
                              <w:rPr>
                                <w:rFonts w:ascii="Helvetica Neue" w:eastAsia="Helvetica Neue" w:hAnsi="Helvetica Neue" w:cs="Helvetica Neue"/>
                                <w:color w:val="000000"/>
                              </w:rPr>
                              <w:t>. Map indicating the coverage of three relevant glider missions including NJDEP water quality (black), NOAA and NYSDEC pH (white), and Ørsted Marine Mammal Monitoring (Grey). The proposed environmental coastal survey track is shown in red. All these deployments occur within the footprint of a nested HF radar surface current network. The offshore wind lease areas are also shown in shades of green.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27704E5" id="Rectangle 54" o:spid="_x0000_s1026" style="position:absolute;left:0;text-align:left;margin-left:74pt;margin-top:7pt;width:392.2pt;height:47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" fillcolor="white [3201]" stroked="f">
                <v:textbox inset="2.53958mm,1.2694mm,2.53958mm,1.2694mm">
                  <w:txbxContent>
                    <w:p w14:paraId="169C74B3" w14:textId="77777777" w:rsidR="001D7C5E" w:rsidRDefault="001D7C5E">
                      <w:pPr>
                        <w:jc w:val="center"/>
                        <w:textDirection w:val="btLr"/>
                      </w:pPr>
                    </w:p>
                    <w:p w14:paraId="08775210" w14:textId="6493DFEA" w:rsidR="001D7C5E" w:rsidRDefault="001D7C5E">
                      <w:pPr>
                        <w:jc w:val="both"/>
                        <w:textDirection w:val="btLr"/>
                        <w:rPr>
                          <w:rFonts w:ascii="Helvetica Neue" w:eastAsia="Helvetica Neue" w:hAnsi="Helvetica Neue" w:cs="Helvetica Neue"/>
                          <w:b/>
                          <w:color w:val="000000"/>
                        </w:rPr>
                      </w:pPr>
                      <w:r w:rsidRPr="00F3138F">
                        <w:rPr>
                          <w:bCs/>
                          <w:noProof/>
                          <w:lang w:eastAsia="en-US"/>
                        </w:rPr>
                        <w:drawing>
                          <wp:inline distT="0" distB="0" distL="0" distR="0" wp14:anchorId="18020561" wp14:editId="209506E6">
                            <wp:extent cx="4702886" cy="4792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screen">
                                      <a:extLst>
                                        <a:ext uri="{28A0092B-C50C-407E-A947-70E740481C1C}">
                                          <a14:useLocalDpi xmlns:a14="http://schemas.microsoft.com/office/drawing/2010/main"/>
                                        </a:ext>
                                      </a:extLst>
                                    </a:blip>
                                    <a:srcRect l="1070" t="1" r="850" b="25377"/>
                                    <a:stretch/>
                                  </pic:blipFill>
                                  <pic:spPr bwMode="auto">
                                    <a:xfrm>
                                      <a:off x="0" y="0"/>
                                      <a:ext cx="4734751" cy="4824727"/>
                                    </a:xfrm>
                                    <a:prstGeom prst="rect">
                                      <a:avLst/>
                                    </a:prstGeom>
                                    <a:ln>
                                      <a:noFill/>
                                    </a:ln>
                                    <a:extLst>
                                      <a:ext uri="{53640926-AAD7-44D8-BBD7-CCE9431645EC}">
                                        <a14:shadowObscured xmlns:a14="http://schemas.microsoft.com/office/drawing/2010/main"/>
                                      </a:ext>
                                    </a:extLst>
                                  </pic:spPr>
                                </pic:pic>
                              </a:graphicData>
                            </a:graphic>
                          </wp:inline>
                        </w:drawing>
                      </w:r>
                    </w:p>
                    <w:p w14:paraId="0B35B632" w14:textId="3C61A157" w:rsidR="001D7C5E" w:rsidRDefault="001D7C5E">
                      <w:pPr>
                        <w:jc w:val="both"/>
                        <w:textDirection w:val="btLr"/>
                      </w:pPr>
                      <w:r>
                        <w:rPr>
                          <w:rFonts w:ascii="Helvetica Neue" w:eastAsia="Helvetica Neue" w:hAnsi="Helvetica Neue" w:cs="Helvetica Neue"/>
                          <w:b/>
                          <w:color w:val="000000"/>
                        </w:rPr>
                        <w:t>Figure 1</w:t>
                      </w:r>
                      <w:r>
                        <w:rPr>
                          <w:rFonts w:ascii="Helvetica Neue" w:eastAsia="Helvetica Neue" w:hAnsi="Helvetica Neue" w:cs="Helvetica Neue"/>
                          <w:color w:val="000000"/>
                        </w:rPr>
                        <w:t xml:space="preserve">. Map indicating the coverage of three relevant glider missions including NJDEP water quality (black), NOAA and NYSDEC pH (white), and Ørsted Marine Mammal Monitoring (Grey). The proposed environmental coastal survey track </w:t>
                      </w:r>
                      <w:proofErr w:type="gramStart"/>
                      <w:r>
                        <w:rPr>
                          <w:rFonts w:ascii="Helvetica Neue" w:eastAsia="Helvetica Neue" w:hAnsi="Helvetica Neue" w:cs="Helvetica Neue"/>
                          <w:color w:val="000000"/>
                        </w:rPr>
                        <w:t>is shown</w:t>
                      </w:r>
                      <w:proofErr w:type="gramEnd"/>
                      <w:r>
                        <w:rPr>
                          <w:rFonts w:ascii="Helvetica Neue" w:eastAsia="Helvetica Neue" w:hAnsi="Helvetica Neue" w:cs="Helvetica Neue"/>
                          <w:color w:val="000000"/>
                        </w:rPr>
                        <w:t xml:space="preserve"> in red. All these deployments occur within the footprint of a nested HF radar surface current network. The offshore wind lease areas </w:t>
                      </w:r>
                      <w:proofErr w:type="gramStart"/>
                      <w:r>
                        <w:rPr>
                          <w:rFonts w:ascii="Helvetica Neue" w:eastAsia="Helvetica Neue" w:hAnsi="Helvetica Neue" w:cs="Helvetica Neue"/>
                          <w:color w:val="000000"/>
                        </w:rPr>
                        <w:t>are also shown</w:t>
                      </w:r>
                      <w:proofErr w:type="gramEnd"/>
                      <w:r>
                        <w:rPr>
                          <w:rFonts w:ascii="Helvetica Neue" w:eastAsia="Helvetica Neue" w:hAnsi="Helvetica Neue" w:cs="Helvetica Neue"/>
                          <w:color w:val="000000"/>
                        </w:rPr>
                        <w:t xml:space="preserve"> in shades of green.</w:t>
                      </w:r>
                    </w:p>
                  </w:txbxContent>
                </v:textbox>
                <w10:wrap type="square"/>
              </v:rect>
            </w:pict>
          </mc:Fallback>
        </mc:AlternateContent>
      </w:r>
    </w:p>
    <w:p w14:paraId="1CAD7ABD" w14:textId="77777777" w:rsidR="00357AD9" w:rsidRPr="005C412B" w:rsidRDefault="00357AD9">
      <w:pPr>
        <w:jc w:val="both"/>
        <w:rPr>
          <w:rFonts w:ascii="Helvetica Neue" w:eastAsia="Helvetica Neue" w:hAnsi="Helvetica Neue" w:cs="Helvetica Neue"/>
          <w:sz w:val="24"/>
          <w:szCs w:val="24"/>
        </w:rPr>
      </w:pPr>
    </w:p>
    <w:p w14:paraId="464A68EB" w14:textId="77777777" w:rsidR="00357AD9" w:rsidRPr="005C412B" w:rsidRDefault="00357AD9">
      <w:pPr>
        <w:ind w:left="1440"/>
        <w:jc w:val="both"/>
        <w:rPr>
          <w:rFonts w:ascii="Helvetica Neue" w:eastAsia="Helvetica Neue" w:hAnsi="Helvetica Neue" w:cs="Helvetica Neue"/>
          <w:sz w:val="24"/>
          <w:szCs w:val="24"/>
        </w:rPr>
      </w:pPr>
    </w:p>
    <w:p w14:paraId="2FA7EB6B" w14:textId="77777777"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The targeted paired deployment dates for each year will be: January-February (Deployment 1), April-May (Deployment 2), July-August (Deployment 3), and October-November (Deployment 4). </w:t>
      </w:r>
      <w:commentRangeStart w:id="37"/>
      <w:r w:rsidRPr="005C412B">
        <w:rPr>
          <w:rFonts w:ascii="Helvetica Neue" w:eastAsia="Helvetica Neue" w:hAnsi="Helvetica Neue" w:cs="Helvetica Neue"/>
          <w:sz w:val="24"/>
          <w:szCs w:val="24"/>
        </w:rPr>
        <w:t>The three targeted cold pool resolving deployment dates for each year will be: 3 deployments</w:t>
      </w:r>
      <w:commentRangeEnd w:id="37"/>
      <w:r w:rsidR="00CB5A94">
        <w:rPr>
          <w:rStyle w:val="CommentReference"/>
        </w:rPr>
        <w:commentReference w:id="37"/>
      </w:r>
      <w:r w:rsidRPr="005C412B">
        <w:rPr>
          <w:rFonts w:ascii="Helvetica Neue" w:eastAsia="Helvetica Neue" w:hAnsi="Helvetica Neue" w:cs="Helvetica Neue"/>
          <w:sz w:val="24"/>
          <w:szCs w:val="24"/>
        </w:rPr>
        <w:t xml:space="preserve"> between May-October to fill the coverage gaps between the seasonal paired deployments listed above.</w:t>
      </w:r>
    </w:p>
    <w:p w14:paraId="57FF3EDD" w14:textId="77777777" w:rsidR="00357AD9" w:rsidRPr="005C412B" w:rsidRDefault="00357AD9">
      <w:pPr>
        <w:ind w:left="1440"/>
        <w:jc w:val="both"/>
        <w:rPr>
          <w:rFonts w:ascii="Helvetica Neue" w:eastAsia="Helvetica Neue" w:hAnsi="Helvetica Neue" w:cs="Helvetica Neue"/>
          <w:sz w:val="24"/>
          <w:szCs w:val="24"/>
        </w:rPr>
      </w:pPr>
    </w:p>
    <w:p w14:paraId="761B79B3" w14:textId="77777777"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To summarize, this deployment strategy will provide seasonal resolution data that allows for a large range of parameters that will support multiple RMI research priorities – including physical and chemical variables, and biological variables spanning from phytoplankton and zooplankton to pelagic fish and marine mammals. The additional spring through fall deployments will provide baseline physical, chemical, and biological information but with greater temporal coverage. This will allow us to resolve the evolution of the local seasonal stratification (formation and breakdown of the Cold Pool) as well as the ability to capture distinct, biologically-important episodic events (e.g., upwelling, storms, intrusion of warm core rings and the onset and breakdown of the Cold Pool) that might otherwise not be detected in the more punctuated seasonal monitoring program. This monitoring strategy increases our ability to characterize the true variability of the system throughout a year, which can then be used as a baseline to observe potential impacts of offshore wind development and operation and/or compare to observations of future environmental and biological fluctuations and long-term changes in New Jersey’s coastal system. These data will also provide baseline information to support future hypothesis-driven research within the RMI research priority areas.</w:t>
      </w:r>
    </w:p>
    <w:p w14:paraId="1718CAEE" w14:textId="77777777" w:rsidR="00357AD9" w:rsidRPr="005C412B" w:rsidRDefault="00357AD9">
      <w:pPr>
        <w:jc w:val="both"/>
        <w:rPr>
          <w:rFonts w:ascii="Helvetica Neue" w:eastAsia="Helvetica Neue" w:hAnsi="Helvetica Neue" w:cs="Helvetica Neue"/>
          <w:sz w:val="24"/>
          <w:szCs w:val="24"/>
        </w:rPr>
      </w:pPr>
    </w:p>
    <w:p w14:paraId="2D2DCC87"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H.</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Analytical Procedures</w:t>
      </w:r>
    </w:p>
    <w:p w14:paraId="510C1622" w14:textId="77777777" w:rsidR="00357AD9" w:rsidRPr="005C412B" w:rsidRDefault="00357AD9">
      <w:pPr>
        <w:jc w:val="both"/>
        <w:rPr>
          <w:rFonts w:ascii="Helvetica Neue" w:eastAsia="Helvetica Neue" w:hAnsi="Helvetica Neue" w:cs="Helvetica Neue"/>
          <w:sz w:val="24"/>
          <w:szCs w:val="24"/>
          <w:highlight w:val="yellow"/>
          <w:u w:val="single"/>
        </w:rPr>
      </w:pPr>
    </w:p>
    <w:p w14:paraId="31E6CE7A" w14:textId="78B8778C"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Glider pH</w:t>
      </w:r>
      <w:r w:rsidR="00BD15F4">
        <w:rPr>
          <w:rFonts w:ascii="Helvetica Neue" w:eastAsia="Helvetica Neue" w:hAnsi="Helvetica Neue" w:cs="Helvetica Neue"/>
          <w:sz w:val="24"/>
          <w:szCs w:val="24"/>
          <w:u w:val="single"/>
        </w:rPr>
        <w:t>: Resolving other carbonate chemistry variables</w:t>
      </w:r>
    </w:p>
    <w:p w14:paraId="7E8BE0A1" w14:textId="77777777" w:rsidR="00357AD9" w:rsidRPr="005C412B" w:rsidRDefault="00023EA3" w:rsidP="00C35DDE">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Total alkalinity and salinity exhibit a conservative relationship in U.S. East Coast waters (Cai et al. 2010, Wang et al. 2013), and seasonal relationships between salinity and total alkalinity have been reported (Wright-Fairbanks et al. 2020). Therefore, total alkalinity will be estimated using glider‐derived salinity (Saba et al. 2019, Wright-Fairbanks et al. 2020). The remaining carbonate system parameters will be calculated using PyCO2SYS (Humphreys et al. 2020) with glider temperature, salinity, pressure, pH, and salinity‐derived total alkalinity as inputs (Lewis and Wallace 1998, Sharp et al. 2020, van Heuven et al. 2011). Other CO2SYS inputs will include total pH scale (mol kg</w:t>
      </w:r>
      <w:r w:rsidRPr="005C412B">
        <w:rPr>
          <w:rFonts w:ascii="Helvetica Neue" w:eastAsia="Helvetica Neue" w:hAnsi="Helvetica Neue" w:cs="Helvetica Neue"/>
          <w:sz w:val="24"/>
          <w:szCs w:val="24"/>
          <w:vertAlign w:val="superscript"/>
        </w:rPr>
        <w:t>-1</w:t>
      </w:r>
      <w:r w:rsidRPr="005C412B">
        <w:rPr>
          <w:rFonts w:ascii="Helvetica Neue" w:eastAsia="Helvetica Neue" w:hAnsi="Helvetica Neue" w:cs="Helvetica Neue"/>
          <w:sz w:val="24"/>
          <w:szCs w:val="24"/>
        </w:rPr>
        <w:t>‐SW), K</w:t>
      </w:r>
      <w:r w:rsidRPr="005C412B">
        <w:rPr>
          <w:rFonts w:ascii="Helvetica Neue" w:eastAsia="Helvetica Neue" w:hAnsi="Helvetica Neue" w:cs="Helvetica Neue"/>
          <w:sz w:val="24"/>
          <w:szCs w:val="24"/>
          <w:vertAlign w:val="subscript"/>
        </w:rPr>
        <w:t>1</w:t>
      </w:r>
      <w:r w:rsidRPr="005C412B">
        <w:rPr>
          <w:rFonts w:ascii="Helvetica Neue" w:eastAsia="Helvetica Neue" w:hAnsi="Helvetica Neue" w:cs="Helvetica Neue"/>
          <w:sz w:val="24"/>
          <w:szCs w:val="24"/>
        </w:rPr>
        <w:t xml:space="preserve"> and K</w:t>
      </w:r>
      <w:r w:rsidRPr="005C412B">
        <w:rPr>
          <w:rFonts w:ascii="Helvetica Neue" w:eastAsia="Helvetica Neue" w:hAnsi="Helvetica Neue" w:cs="Helvetica Neue"/>
          <w:sz w:val="24"/>
          <w:szCs w:val="24"/>
          <w:vertAlign w:val="subscript"/>
        </w:rPr>
        <w:t>2</w:t>
      </w:r>
      <w:r w:rsidRPr="005C412B">
        <w:rPr>
          <w:rFonts w:ascii="Helvetica Neue" w:eastAsia="Helvetica Neue" w:hAnsi="Helvetica Neue" w:cs="Helvetica Neue"/>
          <w:sz w:val="24"/>
          <w:szCs w:val="24"/>
        </w:rPr>
        <w:t xml:space="preserve"> constants of Mehrbach et al. (1973) with refits by Dickson and Millero (1987), KSO</w:t>
      </w:r>
      <w:r w:rsidRPr="005C412B">
        <w:rPr>
          <w:rFonts w:ascii="Helvetica Neue" w:eastAsia="Helvetica Neue" w:hAnsi="Helvetica Neue" w:cs="Helvetica Neue"/>
          <w:sz w:val="24"/>
          <w:szCs w:val="24"/>
          <w:vertAlign w:val="subscript"/>
        </w:rPr>
        <w:t>4</w:t>
      </w:r>
      <w:r w:rsidRPr="005C412B">
        <w:rPr>
          <w:rFonts w:ascii="Helvetica Neue" w:eastAsia="Helvetica Neue" w:hAnsi="Helvetica Neue" w:cs="Helvetica Neue"/>
          <w:sz w:val="24"/>
          <w:szCs w:val="24"/>
        </w:rPr>
        <w:t xml:space="preserve"> dissociation constant of Dickson (1990), KHF dissociation constant of Uppstrom (1974), and borate‐to‐salinity ratio of Perez and Fraga (1987). </w:t>
      </w:r>
    </w:p>
    <w:p w14:paraId="5735772C" w14:textId="77777777" w:rsidR="00357AD9" w:rsidRPr="005C412B" w:rsidRDefault="00357AD9">
      <w:pPr>
        <w:ind w:left="1440"/>
        <w:jc w:val="both"/>
        <w:rPr>
          <w:rFonts w:ascii="Helvetica Neue" w:eastAsia="Helvetica Neue" w:hAnsi="Helvetica Neue" w:cs="Helvetica Neue"/>
          <w:sz w:val="24"/>
          <w:szCs w:val="24"/>
          <w:u w:val="single"/>
        </w:rPr>
      </w:pPr>
    </w:p>
    <w:p w14:paraId="3929C866" w14:textId="77777777"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Vessel-based sampling</w:t>
      </w:r>
    </w:p>
    <w:p w14:paraId="12F9BCBC" w14:textId="68E1181E"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i/>
          <w:sz w:val="24"/>
          <w:szCs w:val="24"/>
        </w:rPr>
        <w:t>Glider pH groundtruthing</w:t>
      </w:r>
      <w:r w:rsidRPr="005C412B">
        <w:rPr>
          <w:rFonts w:ascii="Helvetica Neue" w:eastAsia="Helvetica Neue" w:hAnsi="Helvetica Neue" w:cs="Helvetica Neue"/>
          <w:sz w:val="24"/>
          <w:szCs w:val="24"/>
        </w:rPr>
        <w:t xml:space="preserve">: Discrete </w:t>
      </w:r>
      <w:r w:rsidR="00242D4F">
        <w:rPr>
          <w:rFonts w:ascii="Helvetica Neue" w:eastAsia="Helvetica Neue" w:hAnsi="Helvetica Neue" w:cs="Helvetica Neue"/>
          <w:sz w:val="24"/>
          <w:szCs w:val="24"/>
        </w:rPr>
        <w:t xml:space="preserve">carbonate chemistry </w:t>
      </w:r>
      <w:r w:rsidRPr="005C412B">
        <w:rPr>
          <w:rFonts w:ascii="Helvetica Neue" w:eastAsia="Helvetica Neue" w:hAnsi="Helvetica Neue" w:cs="Helvetica Neue"/>
          <w:sz w:val="24"/>
          <w:szCs w:val="24"/>
        </w:rPr>
        <w:t>water samples</w:t>
      </w:r>
      <w:r w:rsidR="00242D4F">
        <w:rPr>
          <w:rFonts w:ascii="Helvetica Neue" w:eastAsia="Helvetica Neue" w:hAnsi="Helvetica Neue" w:cs="Helvetica Neue"/>
          <w:sz w:val="24"/>
          <w:szCs w:val="24"/>
        </w:rPr>
        <w:t>,</w:t>
      </w:r>
      <w:r w:rsidRPr="005C412B">
        <w:rPr>
          <w:rFonts w:ascii="Helvetica Neue" w:eastAsia="Helvetica Neue" w:hAnsi="Helvetica Neue" w:cs="Helvetica Neue"/>
          <w:sz w:val="24"/>
          <w:szCs w:val="24"/>
        </w:rPr>
        <w:t xml:space="preserve"> </w:t>
      </w:r>
      <w:r w:rsidR="00242D4F">
        <w:rPr>
          <w:rFonts w:ascii="Helvetica Neue" w:eastAsia="Helvetica Neue" w:hAnsi="Helvetica Neue" w:cs="Helvetica Neue"/>
          <w:sz w:val="24"/>
          <w:szCs w:val="24"/>
        </w:rPr>
        <w:t xml:space="preserve">including </w:t>
      </w:r>
      <w:r w:rsidR="00242D4F" w:rsidRPr="005C412B">
        <w:rPr>
          <w:rFonts w:ascii="Helvetica Neue" w:eastAsia="Helvetica Neue" w:hAnsi="Helvetica Neue" w:cs="Helvetica Neue"/>
          <w:sz w:val="24"/>
          <w:szCs w:val="24"/>
        </w:rPr>
        <w:t>dissolved inorganic carbon</w:t>
      </w:r>
      <w:r w:rsidR="00242D4F">
        <w:rPr>
          <w:rFonts w:ascii="Helvetica Neue" w:eastAsia="Helvetica Neue" w:hAnsi="Helvetica Neue" w:cs="Helvetica Neue"/>
          <w:sz w:val="24"/>
          <w:szCs w:val="24"/>
        </w:rPr>
        <w:t xml:space="preserve"> (DIC), total alkalinity (TA), and pH, are </w:t>
      </w:r>
      <w:r w:rsidRPr="005C412B">
        <w:rPr>
          <w:rFonts w:ascii="Helvetica Neue" w:eastAsia="Helvetica Neue" w:hAnsi="Helvetica Neue" w:cs="Helvetica Neue"/>
          <w:sz w:val="24"/>
          <w:szCs w:val="24"/>
        </w:rPr>
        <w:t>collected aboard the vessel during each glider deployment and recovery</w:t>
      </w:r>
      <w:r w:rsidR="00242D4F">
        <w:rPr>
          <w:rFonts w:ascii="Helvetica Neue" w:eastAsia="Helvetica Neue" w:hAnsi="Helvetica Neue" w:cs="Helvetica Neue"/>
          <w:sz w:val="24"/>
          <w:szCs w:val="24"/>
        </w:rPr>
        <w:t>.</w:t>
      </w:r>
      <w:r w:rsidRPr="005C412B">
        <w:rPr>
          <w:rFonts w:ascii="Helvetica Neue" w:eastAsia="Helvetica Neue" w:hAnsi="Helvetica Neue" w:cs="Helvetica Neue"/>
          <w:sz w:val="24"/>
          <w:szCs w:val="24"/>
        </w:rPr>
        <w:t xml:space="preserve"> </w:t>
      </w:r>
      <w:r w:rsidR="00242D4F">
        <w:rPr>
          <w:rFonts w:ascii="Helvetica Neue" w:eastAsia="Helvetica Neue" w:hAnsi="Helvetica Neue" w:cs="Helvetica Neue"/>
          <w:noProof/>
          <w:sz w:val="24"/>
          <w:szCs w:val="24"/>
        </w:rPr>
        <w:t xml:space="preserve">Samples </w:t>
      </w:r>
      <w:r w:rsidRPr="005C412B">
        <w:rPr>
          <w:rFonts w:ascii="Helvetica Neue" w:eastAsia="Helvetica Neue" w:hAnsi="Helvetica Neue" w:cs="Helvetica Neue"/>
          <w:sz w:val="24"/>
          <w:szCs w:val="24"/>
        </w:rPr>
        <w:t>will be analyzed for pH spectrophotometrically using purified meta‐Cresol Purple dye (Clayton and Byrne 1993, Liu et al. 2011), total alkalinity via open cell Gran titration (</w:t>
      </w:r>
      <w:r w:rsidR="00242D4F">
        <w:rPr>
          <w:rFonts w:ascii="Helvetica Neue" w:eastAsia="Helvetica Neue" w:hAnsi="Helvetica Neue" w:cs="Helvetica Neue"/>
          <w:noProof/>
          <w:sz w:val="24"/>
          <w:szCs w:val="24"/>
        </w:rPr>
        <w:t>Dickson et al. 2007, Chen et al</w:t>
      </w:r>
      <w:r w:rsidR="004D32E9">
        <w:rPr>
          <w:rFonts w:ascii="Helvetica Neue" w:eastAsia="Helvetica Neue" w:hAnsi="Helvetica Neue" w:cs="Helvetica Neue"/>
          <w:noProof/>
          <w:sz w:val="24"/>
          <w:szCs w:val="24"/>
        </w:rPr>
        <w:t>.</w:t>
      </w:r>
      <w:r w:rsidR="00242D4F">
        <w:rPr>
          <w:rFonts w:ascii="Helvetica Neue" w:eastAsia="Helvetica Neue" w:hAnsi="Helvetica Neue" w:cs="Helvetica Neue"/>
          <w:noProof/>
          <w:sz w:val="24"/>
          <w:szCs w:val="24"/>
        </w:rPr>
        <w:t xml:space="preserve"> 2015),</w:t>
      </w:r>
      <w:r w:rsidR="00242D4F" w:rsidRPr="005C412B">
        <w:rPr>
          <w:rFonts w:ascii="Helvetica Neue" w:eastAsia="Helvetica Neue" w:hAnsi="Helvetica Neue" w:cs="Helvetica Neue"/>
          <w:sz w:val="24"/>
          <w:szCs w:val="24"/>
        </w:rPr>
        <w:t xml:space="preserve"> and dissolved inorganic carbon using a </w:t>
      </w:r>
      <w:r w:rsidR="00242D4F">
        <w:rPr>
          <w:rFonts w:ascii="Helvetica Neue" w:eastAsia="Helvetica Neue" w:hAnsi="Helvetica Neue" w:cs="Helvetica Neue"/>
          <w:sz w:val="24"/>
          <w:szCs w:val="24"/>
        </w:rPr>
        <w:t>coulometric</w:t>
      </w:r>
      <w:r w:rsidR="00242D4F" w:rsidRPr="005C412B">
        <w:rPr>
          <w:rFonts w:ascii="Helvetica Neue" w:eastAsia="Helvetica Neue" w:hAnsi="Helvetica Neue" w:cs="Helvetica Neue"/>
          <w:sz w:val="24"/>
          <w:szCs w:val="24"/>
        </w:rPr>
        <w:t xml:space="preserve"> method </w:t>
      </w:r>
      <w:r w:rsidR="00242D4F">
        <w:rPr>
          <w:rFonts w:ascii="Helvetica Neue" w:eastAsia="Helvetica Neue" w:hAnsi="Helvetica Neue" w:cs="Helvetica Neue"/>
          <w:noProof/>
          <w:sz w:val="24"/>
          <w:szCs w:val="24"/>
        </w:rPr>
        <w:t>(Dickson et al. 2007)</w:t>
      </w:r>
      <w:r w:rsidRPr="005C412B">
        <w:rPr>
          <w:rFonts w:ascii="Helvetica Neue" w:eastAsia="Helvetica Neue" w:hAnsi="Helvetica Neue" w:cs="Helvetica Neue"/>
          <w:sz w:val="24"/>
          <w:szCs w:val="24"/>
        </w:rPr>
        <w:t>) (Table 1).</w:t>
      </w:r>
      <w:r w:rsidR="00242D4F">
        <w:rPr>
          <w:rFonts w:ascii="Helvetica Neue" w:eastAsia="Helvetica Neue" w:hAnsi="Helvetica Neue" w:cs="Helvetica Neue"/>
          <w:sz w:val="24"/>
          <w:szCs w:val="24"/>
        </w:rPr>
        <w:t xml:space="preserve"> </w:t>
      </w:r>
      <w:r w:rsidR="00242D4F" w:rsidRPr="005C412B">
        <w:rPr>
          <w:rFonts w:ascii="Helvetica Neue" w:eastAsia="Helvetica Neue" w:hAnsi="Helvetica Neue" w:cs="Helvetica Neue"/>
          <w:sz w:val="24"/>
          <w:szCs w:val="24"/>
        </w:rPr>
        <w:t>Samples will be analyzed by</w:t>
      </w:r>
      <w:r w:rsidR="00242D4F">
        <w:rPr>
          <w:rFonts w:ascii="Helvetica Neue" w:eastAsia="Helvetica Neue" w:hAnsi="Helvetica Neue" w:cs="Helvetica Neue"/>
          <w:sz w:val="24"/>
          <w:szCs w:val="24"/>
        </w:rPr>
        <w:t xml:space="preserve"> </w:t>
      </w:r>
      <w:r w:rsidR="00242D4F" w:rsidRPr="005C412B">
        <w:rPr>
          <w:rFonts w:ascii="Helvetica Neue" w:eastAsia="Helvetica Neue" w:hAnsi="Helvetica Neue" w:cs="Helvetica Neue"/>
          <w:sz w:val="24"/>
          <w:szCs w:val="24"/>
        </w:rPr>
        <w:t xml:space="preserve">chemist </w:t>
      </w:r>
      <w:commentRangeStart w:id="38"/>
      <w:r w:rsidR="00242D4F">
        <w:rPr>
          <w:rFonts w:ascii="Helvetica Neue" w:eastAsia="Helvetica Neue" w:hAnsi="Helvetica Neue" w:cs="Helvetica Neue"/>
          <w:sz w:val="24"/>
          <w:szCs w:val="24"/>
        </w:rPr>
        <w:t>Dr. Baoshan Chen,</w:t>
      </w:r>
      <w:commentRangeEnd w:id="38"/>
      <w:r w:rsidR="00CB5A94">
        <w:rPr>
          <w:rStyle w:val="CommentReference"/>
        </w:rPr>
        <w:commentReference w:id="38"/>
      </w:r>
      <w:r w:rsidR="00242D4F">
        <w:rPr>
          <w:rFonts w:ascii="Helvetica Neue" w:eastAsia="Helvetica Neue" w:hAnsi="Helvetica Neue" w:cs="Helvetica Neue"/>
          <w:sz w:val="24"/>
          <w:szCs w:val="24"/>
        </w:rPr>
        <w:t xml:space="preserve"> a Research Assistant Professor </w:t>
      </w:r>
      <w:r w:rsidR="00242D4F" w:rsidRPr="005C412B">
        <w:rPr>
          <w:rFonts w:ascii="Helvetica Neue" w:eastAsia="Helvetica Neue" w:hAnsi="Helvetica Neue" w:cs="Helvetica Neue"/>
          <w:sz w:val="24"/>
          <w:szCs w:val="24"/>
        </w:rPr>
        <w:t xml:space="preserve">at </w:t>
      </w:r>
      <w:r w:rsidR="00242D4F">
        <w:rPr>
          <w:rFonts w:ascii="Helvetica Neue" w:eastAsia="Helvetica Neue" w:hAnsi="Helvetica Neue" w:cs="Helvetica Neue"/>
          <w:sz w:val="24"/>
          <w:szCs w:val="24"/>
        </w:rPr>
        <w:t xml:space="preserve">the School of Marine and Atmospheric Sciences, </w:t>
      </w:r>
      <w:r w:rsidR="00242D4F" w:rsidRPr="005C412B">
        <w:rPr>
          <w:rFonts w:ascii="Helvetica Neue" w:eastAsia="Helvetica Neue" w:hAnsi="Helvetica Neue" w:cs="Helvetica Neue"/>
          <w:sz w:val="24"/>
          <w:szCs w:val="24"/>
        </w:rPr>
        <w:t xml:space="preserve">Stony Brook University </w:t>
      </w:r>
      <w:r w:rsidR="00242D4F">
        <w:rPr>
          <w:rFonts w:ascii="Helvetica Neue" w:eastAsia="Helvetica Neue" w:hAnsi="Helvetica Neue" w:cs="Helvetica Neue"/>
          <w:sz w:val="24"/>
          <w:szCs w:val="24"/>
        </w:rPr>
        <w:t xml:space="preserve">(Stony Brook, NY) </w:t>
      </w:r>
      <w:r w:rsidR="00242D4F" w:rsidRPr="005C412B">
        <w:rPr>
          <w:rFonts w:ascii="Helvetica Neue" w:eastAsia="Helvetica Neue" w:hAnsi="Helvetica Neue" w:cs="Helvetica Neue"/>
          <w:sz w:val="24"/>
          <w:szCs w:val="24"/>
        </w:rPr>
        <w:t>who operates a carbonate chemistry laboratory.</w:t>
      </w:r>
      <w:r w:rsidRPr="005C412B">
        <w:rPr>
          <w:rFonts w:ascii="Helvetica Neue" w:eastAsia="Helvetica Neue" w:hAnsi="Helvetica Neue" w:cs="Helvetica Neue"/>
          <w:sz w:val="24"/>
          <w:szCs w:val="24"/>
        </w:rPr>
        <w:t xml:space="preserve"> </w:t>
      </w:r>
      <w:r w:rsidR="00242D4F" w:rsidRPr="005C412B">
        <w:rPr>
          <w:rFonts w:ascii="Helvetica Neue" w:eastAsia="Helvetica Neue" w:hAnsi="Helvetica Neue" w:cs="Helvetica Neue"/>
          <w:sz w:val="24"/>
          <w:szCs w:val="24"/>
        </w:rPr>
        <w:t xml:space="preserve">pH accuracy </w:t>
      </w:r>
      <w:r w:rsidR="00242D4F">
        <w:rPr>
          <w:rFonts w:ascii="Helvetica Neue" w:eastAsia="Helvetica Neue" w:hAnsi="Helvetica Neue" w:cs="Helvetica Neue"/>
          <w:sz w:val="24"/>
          <w:szCs w:val="24"/>
        </w:rPr>
        <w:t xml:space="preserve">is guaranteed by purified meta-Cresol Purple obtained from Bob Byrne at University of South Florida and </w:t>
      </w:r>
      <w:r w:rsidR="00242D4F" w:rsidRPr="005C412B">
        <w:rPr>
          <w:rFonts w:ascii="Helvetica Neue" w:eastAsia="Helvetica Neue" w:hAnsi="Helvetica Neue" w:cs="Helvetica Neue"/>
          <w:sz w:val="24"/>
          <w:szCs w:val="24"/>
        </w:rPr>
        <w:t xml:space="preserve">will be </w:t>
      </w:r>
      <w:r w:rsidR="00242D4F">
        <w:rPr>
          <w:rFonts w:ascii="Helvetica Neue" w:eastAsia="Helvetica Neue" w:hAnsi="Helvetica Neue" w:cs="Helvetica Neue"/>
          <w:sz w:val="24"/>
          <w:szCs w:val="24"/>
        </w:rPr>
        <w:t xml:space="preserve">calibrated </w:t>
      </w:r>
      <w:r w:rsidR="00242D4F" w:rsidRPr="005C412B">
        <w:rPr>
          <w:rFonts w:ascii="Helvetica Neue" w:eastAsia="Helvetica Neue" w:hAnsi="Helvetica Neue" w:cs="Helvetica Neue"/>
          <w:sz w:val="24"/>
          <w:szCs w:val="24"/>
        </w:rPr>
        <w:t xml:space="preserve">against Tris buffer </w:t>
      </w:r>
      <w:r w:rsidR="00242D4F">
        <w:rPr>
          <w:rFonts w:ascii="Helvetica Neue" w:eastAsia="Helvetica Neue" w:hAnsi="Helvetica Neue" w:cs="Helvetica Neue"/>
          <w:sz w:val="24"/>
          <w:szCs w:val="24"/>
        </w:rPr>
        <w:t xml:space="preserve">obtained from Andrew Dickson at UCSD Scripps Institution of Oceanography </w:t>
      </w:r>
      <w:r w:rsidR="00242D4F">
        <w:rPr>
          <w:rFonts w:ascii="Helvetica Neue" w:eastAsia="Helvetica Neue" w:hAnsi="Helvetica Neue" w:cs="Helvetica Neue"/>
          <w:noProof/>
          <w:sz w:val="24"/>
          <w:szCs w:val="24"/>
        </w:rPr>
        <w:t>(DelValls and Dickson 1998)</w:t>
      </w:r>
      <w:r w:rsidR="00242D4F" w:rsidRPr="005C412B">
        <w:rPr>
          <w:rFonts w:ascii="Helvetica Neue" w:eastAsia="Helvetica Neue" w:hAnsi="Helvetica Neue" w:cs="Helvetica Neue"/>
          <w:sz w:val="24"/>
          <w:szCs w:val="24"/>
        </w:rPr>
        <w:t>.</w:t>
      </w:r>
      <w:r w:rsidR="00242D4F">
        <w:rPr>
          <w:rFonts w:ascii="Helvetica Neue" w:eastAsia="Helvetica Neue" w:hAnsi="Helvetica Neue" w:cs="Helvetica Neue"/>
          <w:sz w:val="24"/>
          <w:szCs w:val="24"/>
        </w:rPr>
        <w:t xml:space="preserve"> As a one-point check, Tris buffer is analyzed as a pH sample to check the difference between the theoretical and instrument reported pH values. The pH offset is then applied to the instrument reported pH values. The precision of pH analysis is </w:t>
      </w:r>
      <w:r w:rsidR="00242D4F">
        <w:rPr>
          <w:rFonts w:ascii="Sylfaen" w:eastAsia="Helvetica Neue" w:hAnsi="Sylfaen" w:cs="Helvetica Neue"/>
          <w:sz w:val="24"/>
          <w:szCs w:val="24"/>
        </w:rPr>
        <w:t>±</w:t>
      </w:r>
      <w:r w:rsidR="00242D4F">
        <w:rPr>
          <w:rFonts w:ascii="Helvetica Neue" w:eastAsia="Helvetica Neue" w:hAnsi="Helvetica Neue" w:cs="Helvetica Neue"/>
          <w:sz w:val="24"/>
          <w:szCs w:val="24"/>
        </w:rPr>
        <w:t>0.0005 pH units. At present, the likely bias of accuracy for pH is estimated to be less than 0.005 pH units.</w:t>
      </w:r>
      <w:r w:rsidR="00242D4F" w:rsidRPr="005C412B">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DelValls </w:t>
      </w:r>
      <w:r w:rsidR="00242D4F">
        <w:rPr>
          <w:rFonts w:ascii="Helvetica Neue" w:eastAsia="Helvetica Neue" w:hAnsi="Helvetica Neue" w:cs="Helvetica Neue"/>
          <w:sz w:val="24"/>
          <w:szCs w:val="24"/>
        </w:rPr>
        <w:t>&amp;</w:t>
      </w:r>
      <w:r w:rsidR="00242D4F" w:rsidRPr="005C412B">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Dickson 1998). Additionally, discrete </w:t>
      </w:r>
      <w:r w:rsidR="00242D4F">
        <w:rPr>
          <w:rFonts w:ascii="Helvetica Neue" w:eastAsia="Helvetica Neue" w:hAnsi="Helvetica Neue" w:cs="Helvetica Neue"/>
          <w:sz w:val="24"/>
          <w:szCs w:val="24"/>
        </w:rPr>
        <w:t>DIC</w:t>
      </w:r>
      <w:r w:rsidRPr="005C412B">
        <w:rPr>
          <w:rFonts w:ascii="Helvetica Neue" w:eastAsia="Helvetica Neue" w:hAnsi="Helvetica Neue" w:cs="Helvetica Neue"/>
          <w:sz w:val="24"/>
          <w:szCs w:val="24"/>
        </w:rPr>
        <w:t xml:space="preserve"> and </w:t>
      </w:r>
      <w:r w:rsidR="00242D4F">
        <w:rPr>
          <w:rFonts w:ascii="Helvetica Neue" w:eastAsia="Helvetica Neue" w:hAnsi="Helvetica Neue" w:cs="Helvetica Neue"/>
          <w:sz w:val="24"/>
          <w:szCs w:val="24"/>
        </w:rPr>
        <w:t>TA</w:t>
      </w:r>
      <w:r w:rsidRPr="005C412B">
        <w:rPr>
          <w:rFonts w:ascii="Helvetica Neue" w:eastAsia="Helvetica Neue" w:hAnsi="Helvetica Neue" w:cs="Helvetica Neue"/>
          <w:sz w:val="24"/>
          <w:szCs w:val="24"/>
        </w:rPr>
        <w:t xml:space="preserve"> measurements will be used to calculate pH and check the internal accuracy of spectrophotometric measurements. This lab uses community-accepted quality control protocols (Dickson et al. 2007) and certified reference materials (CRMs; for testing accuracy of </w:t>
      </w:r>
      <w:r w:rsidR="00950E8A">
        <w:rPr>
          <w:rFonts w:ascii="Helvetica Neue" w:eastAsia="Helvetica Neue" w:hAnsi="Helvetica Neue" w:cs="Helvetica Neue"/>
          <w:sz w:val="24"/>
          <w:szCs w:val="24"/>
        </w:rPr>
        <w:t>DIC and TA</w:t>
      </w:r>
      <w:r w:rsidRPr="005C412B">
        <w:rPr>
          <w:rFonts w:ascii="Helvetica Neue" w:eastAsia="Helvetica Neue" w:hAnsi="Helvetica Neue" w:cs="Helvetica Neue"/>
          <w:sz w:val="24"/>
          <w:szCs w:val="24"/>
        </w:rPr>
        <w:t>)</w:t>
      </w:r>
      <w:r w:rsidR="00950E8A">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obtained from Andrew Dickson at UCSD Scripps Institute of Oceanography. </w:t>
      </w:r>
      <w:r w:rsidR="00950E8A" w:rsidRPr="00A305EF">
        <w:rPr>
          <w:rFonts w:ascii="Helvetica Neue" w:eastAsia="Helvetica Neue" w:hAnsi="Helvetica Neue" w:cs="Helvetica Neue"/>
          <w:sz w:val="24"/>
          <w:szCs w:val="24"/>
        </w:rPr>
        <w:t xml:space="preserve">DIC and TA </w:t>
      </w:r>
      <w:r w:rsidR="00950E8A">
        <w:rPr>
          <w:rFonts w:ascii="Helvetica Neue" w:eastAsia="Helvetica Neue" w:hAnsi="Helvetica Neue" w:cs="Helvetica Neue"/>
          <w:sz w:val="24"/>
          <w:szCs w:val="24"/>
        </w:rPr>
        <w:t>are</w:t>
      </w:r>
      <w:r w:rsidR="00950E8A" w:rsidRPr="00A305EF">
        <w:rPr>
          <w:rFonts w:ascii="Helvetica Neue" w:eastAsia="Helvetica Neue" w:hAnsi="Helvetica Neue" w:cs="Helvetica Neue"/>
          <w:sz w:val="24"/>
          <w:szCs w:val="24"/>
        </w:rPr>
        <w:t xml:space="preserve"> analyzed using an automated analyzer (VINDTA 3C, Marianda) with </w:t>
      </w:r>
      <w:r w:rsidR="006C4A7F">
        <w:rPr>
          <w:rFonts w:ascii="Helvetica Neue" w:eastAsia="Helvetica Neue" w:hAnsi="Helvetica Neue" w:cs="Helvetica Neue"/>
          <w:sz w:val="24"/>
          <w:szCs w:val="24"/>
        </w:rPr>
        <w:t>accuracy and</w:t>
      </w:r>
      <w:r w:rsidR="00950E8A" w:rsidRPr="00A305EF">
        <w:rPr>
          <w:rFonts w:ascii="Helvetica Neue" w:eastAsia="Helvetica Neue" w:hAnsi="Helvetica Neue" w:cs="Helvetica Neue"/>
          <w:sz w:val="24"/>
          <w:szCs w:val="24"/>
        </w:rPr>
        <w:t xml:space="preserve"> precision </w:t>
      </w:r>
      <w:r w:rsidR="00225202">
        <w:rPr>
          <w:rFonts w:ascii="Helvetica Neue" w:eastAsia="Helvetica Neue" w:hAnsi="Helvetica Neue" w:cs="Helvetica Neue"/>
          <w:sz w:val="24"/>
          <w:szCs w:val="24"/>
        </w:rPr>
        <w:t>both at</w:t>
      </w:r>
      <w:r w:rsidR="00950E8A" w:rsidRPr="00A305EF">
        <w:rPr>
          <w:rFonts w:ascii="Helvetica Neue" w:eastAsia="Helvetica Neue" w:hAnsi="Helvetica Neue" w:cs="Helvetica Neue"/>
          <w:sz w:val="24"/>
          <w:szCs w:val="24"/>
        </w:rPr>
        <w:t xml:space="preserve"> ± 1 µmol kg</w:t>
      </w:r>
      <w:r w:rsidR="00950E8A" w:rsidRPr="00A305EF">
        <w:rPr>
          <w:rFonts w:ascii="Helvetica Neue" w:eastAsia="Helvetica Neue" w:hAnsi="Helvetica Neue" w:cs="Helvetica Neue"/>
          <w:sz w:val="24"/>
          <w:szCs w:val="24"/>
          <w:vertAlign w:val="superscript"/>
        </w:rPr>
        <w:t>-1</w:t>
      </w:r>
      <w:r w:rsidR="00950E8A" w:rsidRPr="00A305EF">
        <w:rPr>
          <w:rFonts w:ascii="Helvetica Neue" w:eastAsia="Helvetica Neue" w:hAnsi="Helvetica Neue" w:cs="Helvetica Neue"/>
          <w:sz w:val="24"/>
          <w:szCs w:val="24"/>
        </w:rPr>
        <w:t xml:space="preserve">. </w:t>
      </w:r>
      <w:r w:rsidR="00950E8A">
        <w:rPr>
          <w:rFonts w:ascii="Helvetica Neue" w:eastAsia="Helvetica Neue" w:hAnsi="Helvetica Neue" w:cs="Helvetica Neue"/>
          <w:sz w:val="24"/>
          <w:szCs w:val="24"/>
        </w:rPr>
        <w:t xml:space="preserve">Fresh CRM is used every day and at the beginning of sample analyses to calibrate the analyzer. </w:t>
      </w:r>
      <w:r w:rsidR="001B14FB">
        <w:rPr>
          <w:rFonts w:ascii="Helvetica Neue" w:eastAsia="Helvetica Neue" w:hAnsi="Helvetica Neue" w:cs="Helvetica Neue"/>
          <w:sz w:val="24"/>
          <w:szCs w:val="24"/>
        </w:rPr>
        <w:t>Dr. Chen</w:t>
      </w:r>
      <w:r w:rsidRPr="005C412B">
        <w:rPr>
          <w:rFonts w:ascii="Helvetica Neue" w:eastAsia="Helvetica Neue" w:hAnsi="Helvetica Neue" w:cs="Helvetica Neue"/>
          <w:sz w:val="24"/>
          <w:szCs w:val="24"/>
        </w:rPr>
        <w:t xml:space="preserve"> has also participated in a blind calibration inter-laboratory comparison procedure, in collaboration with Andrew Dickson’s lab, to ensure high analytical accuracy and precision.</w:t>
      </w:r>
    </w:p>
    <w:p w14:paraId="11CA3D4F" w14:textId="77777777" w:rsidR="00357AD9" w:rsidRPr="005C412B" w:rsidRDefault="00357AD9">
      <w:pPr>
        <w:ind w:left="1440"/>
        <w:jc w:val="both"/>
        <w:rPr>
          <w:rFonts w:ascii="Helvetica Neue" w:eastAsia="Helvetica Neue" w:hAnsi="Helvetica Neue" w:cs="Helvetica Neue"/>
          <w:sz w:val="24"/>
          <w:szCs w:val="24"/>
        </w:rPr>
      </w:pPr>
    </w:p>
    <w:tbl>
      <w:tblPr>
        <w:tblStyle w:val="a"/>
        <w:tblW w:w="7890" w:type="dxa"/>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7"/>
        <w:gridCol w:w="1170"/>
        <w:gridCol w:w="990"/>
        <w:gridCol w:w="1890"/>
        <w:gridCol w:w="1620"/>
        <w:gridCol w:w="893"/>
      </w:tblGrid>
      <w:tr w:rsidR="00357AD9" w:rsidRPr="005C412B" w14:paraId="62F8E3C0" w14:textId="77777777">
        <w:tc>
          <w:tcPr>
            <w:tcW w:w="7890" w:type="dxa"/>
            <w:gridSpan w:val="6"/>
            <w:shd w:val="clear" w:color="auto" w:fill="auto"/>
          </w:tcPr>
          <w:p w14:paraId="169EBE58" w14:textId="77777777" w:rsidR="00357AD9" w:rsidRPr="005C412B" w:rsidRDefault="00023EA3">
            <w:pPr>
              <w:rPr>
                <w:rFonts w:ascii="Helvetica Neue" w:eastAsia="Arial" w:hAnsi="Helvetica Neue" w:cs="Arial"/>
                <w:b/>
              </w:rPr>
            </w:pPr>
            <w:r w:rsidRPr="005C412B">
              <w:rPr>
                <w:rFonts w:ascii="Helvetica Neue" w:eastAsia="Arial" w:hAnsi="Helvetica Neue" w:cs="Arial"/>
                <w:b/>
              </w:rPr>
              <w:t>Table 1</w:t>
            </w:r>
          </w:p>
        </w:tc>
      </w:tr>
      <w:tr w:rsidR="00357AD9" w:rsidRPr="005C412B" w14:paraId="27CE17BF" w14:textId="77777777" w:rsidTr="009761BC">
        <w:tc>
          <w:tcPr>
            <w:tcW w:w="1327" w:type="dxa"/>
            <w:shd w:val="clear" w:color="auto" w:fill="auto"/>
          </w:tcPr>
          <w:p w14:paraId="014615EB"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Parameter</w:t>
            </w:r>
          </w:p>
        </w:tc>
        <w:tc>
          <w:tcPr>
            <w:tcW w:w="1170" w:type="dxa"/>
            <w:shd w:val="clear" w:color="auto" w:fill="auto"/>
          </w:tcPr>
          <w:p w14:paraId="78C391B0"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Number of samples</w:t>
            </w:r>
          </w:p>
        </w:tc>
        <w:tc>
          <w:tcPr>
            <w:tcW w:w="990" w:type="dxa"/>
            <w:shd w:val="clear" w:color="auto" w:fill="auto"/>
          </w:tcPr>
          <w:p w14:paraId="01B90B6C"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Sample Matrix</w:t>
            </w:r>
          </w:p>
        </w:tc>
        <w:tc>
          <w:tcPr>
            <w:tcW w:w="1890" w:type="dxa"/>
            <w:shd w:val="clear" w:color="auto" w:fill="auto"/>
          </w:tcPr>
          <w:p w14:paraId="32F7DE44"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Analytical Method</w:t>
            </w:r>
          </w:p>
        </w:tc>
        <w:tc>
          <w:tcPr>
            <w:tcW w:w="1620" w:type="dxa"/>
            <w:shd w:val="clear" w:color="auto" w:fill="auto"/>
          </w:tcPr>
          <w:p w14:paraId="6A169ABD"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Sample Preservation</w:t>
            </w:r>
          </w:p>
          <w:p w14:paraId="003B32CF"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(vol/vol)</w:t>
            </w:r>
          </w:p>
        </w:tc>
        <w:tc>
          <w:tcPr>
            <w:tcW w:w="893" w:type="dxa"/>
            <w:shd w:val="clear" w:color="auto" w:fill="auto"/>
          </w:tcPr>
          <w:p w14:paraId="7A18E31F"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Holding Time</w:t>
            </w:r>
          </w:p>
        </w:tc>
      </w:tr>
      <w:tr w:rsidR="00357AD9" w:rsidRPr="005C412B" w14:paraId="59D5CBAB" w14:textId="77777777" w:rsidTr="009761BC">
        <w:tc>
          <w:tcPr>
            <w:tcW w:w="1327" w:type="dxa"/>
            <w:shd w:val="clear" w:color="auto" w:fill="auto"/>
          </w:tcPr>
          <w:p w14:paraId="2871C970"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pH</w:t>
            </w:r>
          </w:p>
        </w:tc>
        <w:tc>
          <w:tcPr>
            <w:tcW w:w="1170" w:type="dxa"/>
            <w:shd w:val="clear" w:color="auto" w:fill="auto"/>
          </w:tcPr>
          <w:p w14:paraId="3049995E" w14:textId="6E965DD8"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w:t>
            </w:r>
            <w:r w:rsidR="00BD15F4">
              <w:rPr>
                <w:rFonts w:ascii="Helvetica Neue" w:eastAsia="Arial" w:hAnsi="Helvetica Neue" w:cs="Arial"/>
                <w:sz w:val="18"/>
                <w:szCs w:val="18"/>
              </w:rPr>
              <w:t>4-</w:t>
            </w:r>
            <w:r w:rsidRPr="005C412B">
              <w:rPr>
                <w:rFonts w:ascii="Helvetica Neue" w:eastAsia="Arial" w:hAnsi="Helvetica Neue" w:cs="Arial"/>
                <w:sz w:val="18"/>
                <w:szCs w:val="18"/>
              </w:rPr>
              <w:t>6 samples (including duplicates)</w:t>
            </w:r>
          </w:p>
        </w:tc>
        <w:tc>
          <w:tcPr>
            <w:tcW w:w="990" w:type="dxa"/>
            <w:shd w:val="clear" w:color="auto" w:fill="auto"/>
          </w:tcPr>
          <w:p w14:paraId="128D7029"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seawater</w:t>
            </w:r>
          </w:p>
        </w:tc>
        <w:tc>
          <w:tcPr>
            <w:tcW w:w="1890" w:type="dxa"/>
            <w:shd w:val="clear" w:color="auto" w:fill="auto"/>
          </w:tcPr>
          <w:p w14:paraId="57149389"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spectrophotometric</w:t>
            </w:r>
          </w:p>
        </w:tc>
        <w:tc>
          <w:tcPr>
            <w:tcW w:w="1620" w:type="dxa"/>
            <w:shd w:val="clear" w:color="auto" w:fill="auto"/>
          </w:tcPr>
          <w:p w14:paraId="4B6CC2EA"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Saturated mercuric chloride (0.02%)</w:t>
            </w:r>
          </w:p>
        </w:tc>
        <w:tc>
          <w:tcPr>
            <w:tcW w:w="893" w:type="dxa"/>
            <w:shd w:val="clear" w:color="auto" w:fill="auto"/>
          </w:tcPr>
          <w:p w14:paraId="267E642D"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&lt; 2 months</w:t>
            </w:r>
          </w:p>
        </w:tc>
      </w:tr>
      <w:tr w:rsidR="00357AD9" w:rsidRPr="005C412B" w14:paraId="7B19E712" w14:textId="77777777" w:rsidTr="009761BC">
        <w:tc>
          <w:tcPr>
            <w:tcW w:w="1327" w:type="dxa"/>
            <w:shd w:val="clear" w:color="auto" w:fill="auto"/>
          </w:tcPr>
          <w:p w14:paraId="79F3373C"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Total alkalinity</w:t>
            </w:r>
          </w:p>
        </w:tc>
        <w:tc>
          <w:tcPr>
            <w:tcW w:w="1170" w:type="dxa"/>
            <w:shd w:val="clear" w:color="auto" w:fill="auto"/>
          </w:tcPr>
          <w:p w14:paraId="029AEA05" w14:textId="1C601BAD"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w:t>
            </w:r>
            <w:r w:rsidR="00BD15F4">
              <w:rPr>
                <w:rFonts w:ascii="Helvetica Neue" w:eastAsia="Arial" w:hAnsi="Helvetica Neue" w:cs="Arial"/>
                <w:sz w:val="18"/>
                <w:szCs w:val="18"/>
              </w:rPr>
              <w:t>4-</w:t>
            </w:r>
            <w:r w:rsidRPr="005C412B">
              <w:rPr>
                <w:rFonts w:ascii="Helvetica Neue" w:eastAsia="Arial" w:hAnsi="Helvetica Neue" w:cs="Arial"/>
                <w:sz w:val="18"/>
                <w:szCs w:val="18"/>
              </w:rPr>
              <w:t>6 samples (including duplicates)</w:t>
            </w:r>
          </w:p>
        </w:tc>
        <w:tc>
          <w:tcPr>
            <w:tcW w:w="990" w:type="dxa"/>
            <w:shd w:val="clear" w:color="auto" w:fill="auto"/>
          </w:tcPr>
          <w:p w14:paraId="0C10609E"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seawater</w:t>
            </w:r>
          </w:p>
        </w:tc>
        <w:tc>
          <w:tcPr>
            <w:tcW w:w="1890" w:type="dxa"/>
            <w:shd w:val="clear" w:color="auto" w:fill="auto"/>
          </w:tcPr>
          <w:p w14:paraId="6B57339D"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open cell Gran titration</w:t>
            </w:r>
          </w:p>
        </w:tc>
        <w:tc>
          <w:tcPr>
            <w:tcW w:w="1620" w:type="dxa"/>
            <w:shd w:val="clear" w:color="auto" w:fill="auto"/>
          </w:tcPr>
          <w:p w14:paraId="0B63F0EF"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Saturated mercuric chloride (0.02%)</w:t>
            </w:r>
          </w:p>
        </w:tc>
        <w:tc>
          <w:tcPr>
            <w:tcW w:w="893" w:type="dxa"/>
            <w:shd w:val="clear" w:color="auto" w:fill="auto"/>
          </w:tcPr>
          <w:p w14:paraId="141EC28A"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&lt; 2 months</w:t>
            </w:r>
          </w:p>
        </w:tc>
      </w:tr>
      <w:tr w:rsidR="00357AD9" w:rsidRPr="005C412B" w14:paraId="5C98F16B" w14:textId="77777777" w:rsidTr="009761BC">
        <w:tc>
          <w:tcPr>
            <w:tcW w:w="1327" w:type="dxa"/>
            <w:shd w:val="clear" w:color="auto" w:fill="auto"/>
          </w:tcPr>
          <w:p w14:paraId="2BC28D8F"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Dissolved inorganic carbon</w:t>
            </w:r>
          </w:p>
        </w:tc>
        <w:tc>
          <w:tcPr>
            <w:tcW w:w="1170" w:type="dxa"/>
            <w:shd w:val="clear" w:color="auto" w:fill="auto"/>
          </w:tcPr>
          <w:p w14:paraId="61BD6FB4" w14:textId="08A55542"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w:t>
            </w:r>
            <w:r w:rsidR="00BD15F4">
              <w:rPr>
                <w:rFonts w:ascii="Helvetica Neue" w:eastAsia="Arial" w:hAnsi="Helvetica Neue" w:cs="Arial"/>
                <w:sz w:val="18"/>
                <w:szCs w:val="18"/>
              </w:rPr>
              <w:t>4-</w:t>
            </w:r>
            <w:r w:rsidRPr="005C412B">
              <w:rPr>
                <w:rFonts w:ascii="Helvetica Neue" w:eastAsia="Arial" w:hAnsi="Helvetica Neue" w:cs="Arial"/>
                <w:sz w:val="18"/>
                <w:szCs w:val="18"/>
              </w:rPr>
              <w:t>6 samples (including duplicates)</w:t>
            </w:r>
          </w:p>
        </w:tc>
        <w:tc>
          <w:tcPr>
            <w:tcW w:w="990" w:type="dxa"/>
            <w:shd w:val="clear" w:color="auto" w:fill="auto"/>
          </w:tcPr>
          <w:p w14:paraId="3B73348B"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seawater</w:t>
            </w:r>
          </w:p>
        </w:tc>
        <w:tc>
          <w:tcPr>
            <w:tcW w:w="1890" w:type="dxa"/>
            <w:shd w:val="clear" w:color="auto" w:fill="auto"/>
          </w:tcPr>
          <w:p w14:paraId="4DB37E67" w14:textId="07636853" w:rsidR="00357AD9" w:rsidRPr="005C412B" w:rsidRDefault="00242D4F">
            <w:pPr>
              <w:rPr>
                <w:rFonts w:ascii="Helvetica Neue" w:eastAsia="Arial" w:hAnsi="Helvetica Neue" w:cs="Arial"/>
                <w:sz w:val="18"/>
                <w:szCs w:val="18"/>
              </w:rPr>
            </w:pPr>
            <w:r>
              <w:rPr>
                <w:rFonts w:ascii="Helvetica Neue" w:eastAsia="Arial" w:hAnsi="Helvetica Neue" w:cs="Arial"/>
                <w:sz w:val="18"/>
                <w:szCs w:val="18"/>
              </w:rPr>
              <w:t>coulometric</w:t>
            </w:r>
            <w:r w:rsidR="00023EA3" w:rsidRPr="005C412B">
              <w:rPr>
                <w:rFonts w:ascii="Helvetica Neue" w:eastAsia="Arial" w:hAnsi="Helvetica Neue" w:cs="Arial"/>
                <w:sz w:val="18"/>
                <w:szCs w:val="18"/>
              </w:rPr>
              <w:t xml:space="preserve"> method</w:t>
            </w:r>
          </w:p>
        </w:tc>
        <w:tc>
          <w:tcPr>
            <w:tcW w:w="1620" w:type="dxa"/>
            <w:shd w:val="clear" w:color="auto" w:fill="auto"/>
          </w:tcPr>
          <w:p w14:paraId="7A052150"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Saturated mercuric chloride (0.02%)</w:t>
            </w:r>
          </w:p>
        </w:tc>
        <w:tc>
          <w:tcPr>
            <w:tcW w:w="893" w:type="dxa"/>
            <w:shd w:val="clear" w:color="auto" w:fill="auto"/>
          </w:tcPr>
          <w:p w14:paraId="31DBE97B"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&lt; 2 months</w:t>
            </w:r>
          </w:p>
        </w:tc>
      </w:tr>
      <w:tr w:rsidR="00357AD9" w:rsidRPr="005C412B" w14:paraId="2297FAEC" w14:textId="77777777" w:rsidTr="009761BC">
        <w:tc>
          <w:tcPr>
            <w:tcW w:w="1327" w:type="dxa"/>
            <w:shd w:val="clear" w:color="auto" w:fill="auto"/>
          </w:tcPr>
          <w:p w14:paraId="727278A0"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Zooplankton</w:t>
            </w:r>
          </w:p>
        </w:tc>
        <w:tc>
          <w:tcPr>
            <w:tcW w:w="1170" w:type="dxa"/>
            <w:shd w:val="clear" w:color="auto" w:fill="auto"/>
          </w:tcPr>
          <w:p w14:paraId="2C8A7B67"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**2 samples (duplicates)</w:t>
            </w:r>
          </w:p>
        </w:tc>
        <w:tc>
          <w:tcPr>
            <w:tcW w:w="990" w:type="dxa"/>
            <w:shd w:val="clear" w:color="auto" w:fill="auto"/>
          </w:tcPr>
          <w:p w14:paraId="57ACD9D6"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seawater</w:t>
            </w:r>
          </w:p>
        </w:tc>
        <w:tc>
          <w:tcPr>
            <w:tcW w:w="1890" w:type="dxa"/>
            <w:shd w:val="clear" w:color="auto" w:fill="auto"/>
          </w:tcPr>
          <w:p w14:paraId="1D2DC228"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Dissecting microscope</w:t>
            </w:r>
          </w:p>
        </w:tc>
        <w:tc>
          <w:tcPr>
            <w:tcW w:w="1620" w:type="dxa"/>
            <w:shd w:val="clear" w:color="auto" w:fill="auto"/>
          </w:tcPr>
          <w:p w14:paraId="283FADAF" w14:textId="77777777" w:rsidR="009761BC" w:rsidRDefault="00023EA3">
            <w:pPr>
              <w:rPr>
                <w:rFonts w:ascii="Helvetica Neue" w:eastAsia="Arial" w:hAnsi="Helvetica Neue" w:cs="Arial"/>
                <w:sz w:val="18"/>
                <w:szCs w:val="18"/>
              </w:rPr>
            </w:pPr>
            <w:r w:rsidRPr="005C412B">
              <w:rPr>
                <w:rFonts w:ascii="Helvetica Neue" w:eastAsia="Arial" w:hAnsi="Helvetica Neue" w:cs="Arial"/>
                <w:sz w:val="18"/>
                <w:szCs w:val="18"/>
              </w:rPr>
              <w:t xml:space="preserve">Formalin solution </w:t>
            </w:r>
          </w:p>
          <w:p w14:paraId="7F7E4315" w14:textId="2AA57329"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(10% concentration)</w:t>
            </w:r>
          </w:p>
        </w:tc>
        <w:tc>
          <w:tcPr>
            <w:tcW w:w="893" w:type="dxa"/>
            <w:shd w:val="clear" w:color="auto" w:fill="auto"/>
          </w:tcPr>
          <w:p w14:paraId="29E07291"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&lt; 6 months</w:t>
            </w:r>
          </w:p>
        </w:tc>
      </w:tr>
    </w:tbl>
    <w:p w14:paraId="3B81E5D5" w14:textId="77777777" w:rsidR="00357AD9" w:rsidRPr="005C412B" w:rsidRDefault="00023EA3">
      <w:pPr>
        <w:ind w:left="1440"/>
        <w:jc w:val="both"/>
        <w:rPr>
          <w:rFonts w:ascii="Helvetica Neue" w:eastAsia="Arial" w:hAnsi="Helvetica Neue" w:cs="Arial"/>
          <w:sz w:val="18"/>
          <w:szCs w:val="18"/>
        </w:rPr>
      </w:pPr>
      <w:r w:rsidRPr="005C412B">
        <w:rPr>
          <w:rFonts w:ascii="Helvetica Neue" w:eastAsia="Arial" w:hAnsi="Helvetica Neue" w:cs="Arial"/>
          <w:sz w:val="18"/>
          <w:szCs w:val="18"/>
        </w:rPr>
        <w:t>*Per glider deployment or recovery (all deployments and recoveries)</w:t>
      </w:r>
    </w:p>
    <w:p w14:paraId="015AFBC4" w14:textId="77777777" w:rsidR="00357AD9" w:rsidRPr="005C412B" w:rsidRDefault="00023EA3">
      <w:pPr>
        <w:ind w:left="1440"/>
        <w:jc w:val="both"/>
        <w:rPr>
          <w:rFonts w:ascii="Helvetica Neue" w:eastAsia="Arial" w:hAnsi="Helvetica Neue" w:cs="Arial"/>
          <w:sz w:val="18"/>
          <w:szCs w:val="18"/>
        </w:rPr>
      </w:pPr>
      <w:r w:rsidRPr="005C412B">
        <w:rPr>
          <w:rFonts w:ascii="Helvetica Neue" w:eastAsia="Arial" w:hAnsi="Helvetica Neue" w:cs="Arial"/>
          <w:sz w:val="18"/>
          <w:szCs w:val="18"/>
        </w:rPr>
        <w:t>** Per glider deployment or recovery (only winter-spring)</w:t>
      </w:r>
    </w:p>
    <w:p w14:paraId="1A794A73" w14:textId="77777777" w:rsidR="00357AD9" w:rsidRPr="005C412B" w:rsidRDefault="00357AD9">
      <w:pPr>
        <w:ind w:left="1440"/>
        <w:jc w:val="both"/>
        <w:rPr>
          <w:rFonts w:ascii="Helvetica Neue" w:eastAsia="Helvetica Neue" w:hAnsi="Helvetica Neue" w:cs="Helvetica Neue"/>
          <w:sz w:val="24"/>
          <w:szCs w:val="24"/>
        </w:rPr>
      </w:pPr>
    </w:p>
    <w:p w14:paraId="3A29D2C1" w14:textId="7EC62470" w:rsidR="00357AD9" w:rsidRPr="005C412B" w:rsidRDefault="00023EA3" w:rsidP="00864C68">
      <w:pPr>
        <w:pBdr>
          <w:top w:val="nil"/>
          <w:left w:val="nil"/>
          <w:bottom w:val="nil"/>
          <w:right w:val="nil"/>
          <w:between w:val="nil"/>
        </w:pBdr>
        <w:ind w:left="1440"/>
        <w:jc w:val="both"/>
        <w:rPr>
          <w:rFonts w:ascii="Helvetica Neue" w:eastAsia="Helvetica Neue" w:hAnsi="Helvetica Neue" w:cs="Helvetica Neue"/>
          <w:color w:val="000000"/>
          <w:sz w:val="24"/>
          <w:szCs w:val="24"/>
        </w:rPr>
      </w:pPr>
      <w:r w:rsidRPr="005C412B">
        <w:rPr>
          <w:rFonts w:ascii="Helvetica Neue" w:eastAsia="Helvetica Neue" w:hAnsi="Helvetica Neue" w:cs="Helvetica Neue"/>
          <w:color w:val="000000"/>
          <w:sz w:val="24"/>
          <w:szCs w:val="24"/>
        </w:rPr>
        <w:t xml:space="preserve">Discrete pH measurements will be converted to </w:t>
      </w:r>
      <w:r w:rsidRPr="005C412B">
        <w:rPr>
          <w:rFonts w:ascii="Helvetica Neue" w:eastAsia="Helvetica Neue" w:hAnsi="Helvetica Neue" w:cs="Helvetica Neue"/>
          <w:i/>
          <w:color w:val="000000"/>
          <w:sz w:val="24"/>
          <w:szCs w:val="24"/>
        </w:rPr>
        <w:t>in situ</w:t>
      </w:r>
      <w:r w:rsidRPr="005C412B">
        <w:rPr>
          <w:rFonts w:ascii="Helvetica Neue" w:eastAsia="Helvetica Neue" w:hAnsi="Helvetica Neue" w:cs="Helvetica Neue"/>
          <w:color w:val="000000"/>
          <w:sz w:val="24"/>
          <w:szCs w:val="24"/>
        </w:rPr>
        <w:t xml:space="preserve"> pH values using </w:t>
      </w:r>
      <w:r w:rsidRPr="005C412B">
        <w:rPr>
          <w:rFonts w:ascii="Helvetica Neue" w:eastAsia="Helvetica Neue" w:hAnsi="Helvetica Neue" w:cs="Helvetica Neue"/>
          <w:i/>
          <w:color w:val="000000"/>
          <w:sz w:val="24"/>
          <w:szCs w:val="24"/>
        </w:rPr>
        <w:t>in situ</w:t>
      </w:r>
      <w:r w:rsidRPr="005C412B">
        <w:rPr>
          <w:rFonts w:ascii="Helvetica Neue" w:eastAsia="Helvetica Neue" w:hAnsi="Helvetica Neue" w:cs="Helvetica Neue"/>
          <w:color w:val="000000"/>
          <w:sz w:val="24"/>
          <w:szCs w:val="24"/>
        </w:rPr>
        <w:t xml:space="preserve"> depth‐specific temperature and salinity measured by SBE19 CTD. Discrete pH will then be compared to glider pH measurements at the same, or closest, depth from the glider's </w:t>
      </w:r>
      <w:ins w:id="39" w:author="Lori Garzio" w:date="2024-12-02T13:43:00Z">
        <w:r w:rsidR="001D675B">
          <w:rPr>
            <w:rFonts w:ascii="Helvetica Neue" w:eastAsia="Helvetica Neue" w:hAnsi="Helvetica Neue" w:cs="Helvetica Neue"/>
            <w:color w:val="000000"/>
            <w:sz w:val="24"/>
            <w:szCs w:val="24"/>
          </w:rPr>
          <w:t>closest</w:t>
        </w:r>
      </w:ins>
      <w:del w:id="40" w:author="Lori Garzio" w:date="2024-12-02T13:43:00Z">
        <w:r w:rsidRPr="005C412B" w:rsidDel="001D675B">
          <w:rPr>
            <w:rFonts w:ascii="Helvetica Neue" w:eastAsia="Helvetica Neue" w:hAnsi="Helvetica Neue" w:cs="Helvetica Neue"/>
            <w:color w:val="000000"/>
            <w:sz w:val="24"/>
            <w:szCs w:val="24"/>
          </w:rPr>
          <w:delText>first</w:delText>
        </w:r>
      </w:del>
      <w:r w:rsidRPr="005C412B">
        <w:rPr>
          <w:rFonts w:ascii="Helvetica Neue" w:eastAsia="Helvetica Neue" w:hAnsi="Helvetica Neue" w:cs="Helvetica Neue"/>
          <w:color w:val="000000"/>
          <w:sz w:val="24"/>
          <w:szCs w:val="24"/>
        </w:rPr>
        <w:t xml:space="preserve"> profile at deployment and</w:t>
      </w:r>
      <w:ins w:id="41" w:author="Lori Garzio" w:date="2024-12-02T13:44:00Z">
        <w:r w:rsidR="001D675B">
          <w:rPr>
            <w:rFonts w:ascii="Helvetica Neue" w:eastAsia="Helvetica Neue" w:hAnsi="Helvetica Neue" w:cs="Helvetica Neue"/>
            <w:color w:val="000000"/>
            <w:sz w:val="24"/>
            <w:szCs w:val="24"/>
          </w:rPr>
          <w:t xml:space="preserve"> </w:t>
        </w:r>
      </w:ins>
      <w:del w:id="42" w:author="Lori Garzio" w:date="2024-12-02T13:44:00Z">
        <w:r w:rsidRPr="005C412B" w:rsidDel="001D675B">
          <w:rPr>
            <w:rFonts w:ascii="Helvetica Neue" w:eastAsia="Helvetica Neue" w:hAnsi="Helvetica Neue" w:cs="Helvetica Neue"/>
            <w:color w:val="000000"/>
            <w:sz w:val="24"/>
            <w:szCs w:val="24"/>
          </w:rPr>
          <w:delText xml:space="preserve"> its last profile before </w:delText>
        </w:r>
      </w:del>
      <w:r w:rsidRPr="005C412B">
        <w:rPr>
          <w:rFonts w:ascii="Helvetica Neue" w:eastAsia="Helvetica Neue" w:hAnsi="Helvetica Neue" w:cs="Helvetica Neue"/>
          <w:color w:val="000000"/>
          <w:sz w:val="24"/>
          <w:szCs w:val="24"/>
        </w:rPr>
        <w:t xml:space="preserve">recovery to determine glider pH sensor field accuracy. </w:t>
      </w:r>
    </w:p>
    <w:p w14:paraId="71870533" w14:textId="77777777" w:rsidR="00357AD9" w:rsidRPr="005C412B" w:rsidRDefault="00357AD9" w:rsidP="00864C68">
      <w:pPr>
        <w:pBdr>
          <w:top w:val="nil"/>
          <w:left w:val="nil"/>
          <w:bottom w:val="nil"/>
          <w:right w:val="nil"/>
          <w:between w:val="nil"/>
        </w:pBdr>
        <w:ind w:left="1440"/>
        <w:jc w:val="both"/>
        <w:rPr>
          <w:rFonts w:ascii="Helvetica Neue" w:eastAsia="Helvetica Neue" w:hAnsi="Helvetica Neue" w:cs="Helvetica Neue"/>
          <w:sz w:val="24"/>
          <w:szCs w:val="24"/>
        </w:rPr>
      </w:pPr>
    </w:p>
    <w:p w14:paraId="63DF57D5" w14:textId="60ADA49D" w:rsidR="00357AD9" w:rsidRPr="005C412B" w:rsidRDefault="00023EA3" w:rsidP="00864C68">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i/>
          <w:sz w:val="24"/>
          <w:szCs w:val="24"/>
        </w:rPr>
        <w:t>Glider active acoustics-zooplankton groundtruthing</w:t>
      </w:r>
      <w:r w:rsidRPr="005C412B">
        <w:rPr>
          <w:rFonts w:ascii="Helvetica Neue" w:eastAsia="Helvetica Neue" w:hAnsi="Helvetica Neue" w:cs="Helvetica Neue"/>
          <w:sz w:val="24"/>
          <w:szCs w:val="24"/>
        </w:rPr>
        <w:t>: As soon as possible after collection at glider deployment and recovery (</w:t>
      </w:r>
      <w:commentRangeStart w:id="43"/>
      <w:r w:rsidRPr="005C412B">
        <w:rPr>
          <w:rFonts w:ascii="Helvetica Neue" w:eastAsia="Helvetica Neue" w:hAnsi="Helvetica Neue" w:cs="Helvetica Neue"/>
          <w:sz w:val="24"/>
          <w:szCs w:val="24"/>
        </w:rPr>
        <w:t>winter-spring only</w:t>
      </w:r>
      <w:commentRangeEnd w:id="43"/>
      <w:r w:rsidR="00BD6BA7">
        <w:rPr>
          <w:rStyle w:val="CommentReference"/>
        </w:rPr>
        <w:commentReference w:id="43"/>
      </w:r>
      <w:r w:rsidRPr="005C412B">
        <w:rPr>
          <w:rFonts w:ascii="Helvetica Neue" w:eastAsia="Helvetica Neue" w:hAnsi="Helvetica Neue" w:cs="Helvetica Neue"/>
          <w:sz w:val="24"/>
          <w:szCs w:val="24"/>
        </w:rPr>
        <w:t>), each set of duplicate preserved zooplankton samples will be processed for species identification, abundance, and size. Using a dissecting microscope, the samples will be sorted and morphologically identified by species, and those individuals will be counted (Table 1). Abundances will be reported in number m</w:t>
      </w:r>
      <w:r w:rsidRPr="005C412B">
        <w:rPr>
          <w:rFonts w:ascii="Helvetica Neue" w:eastAsia="Helvetica Neue" w:hAnsi="Helvetica Neue" w:cs="Helvetica Neue"/>
          <w:sz w:val="24"/>
          <w:szCs w:val="24"/>
          <w:vertAlign w:val="superscript"/>
        </w:rPr>
        <w:t>-3</w:t>
      </w:r>
      <w:r w:rsidRPr="005C412B">
        <w:rPr>
          <w:rFonts w:ascii="Helvetica Neue" w:eastAsia="Helvetica Neue" w:hAnsi="Helvetica Neue" w:cs="Helvetica Neue"/>
          <w:sz w:val="24"/>
          <w:szCs w:val="24"/>
        </w:rPr>
        <w:t xml:space="preserve"> (based on counts and volume of water flowing through the net during sampling). Individuals from </w:t>
      </w:r>
      <w:del w:id="44" w:author="Delphine Mossman" w:date="2024-12-04T10:46:00Z">
        <w:r w:rsidRPr="005C412B" w:rsidDel="008D60D4">
          <w:rPr>
            <w:rFonts w:ascii="Helvetica Neue" w:eastAsia="Helvetica Neue" w:hAnsi="Helvetica Neue" w:cs="Helvetica Neue"/>
            <w:sz w:val="24"/>
            <w:szCs w:val="24"/>
          </w:rPr>
          <w:delText>a subset of each</w:delText>
        </w:r>
      </w:del>
      <w:ins w:id="45" w:author="Delphine Mossman" w:date="2024-12-04T10:46:00Z">
        <w:r w:rsidR="008D60D4">
          <w:rPr>
            <w:rFonts w:ascii="Helvetica Neue" w:eastAsia="Helvetica Neue" w:hAnsi="Helvetica Neue" w:cs="Helvetica Neue"/>
            <w:sz w:val="24"/>
            <w:szCs w:val="24"/>
          </w:rPr>
          <w:t>the most abundant</w:t>
        </w:r>
      </w:ins>
      <w:r w:rsidRPr="005C412B">
        <w:rPr>
          <w:rFonts w:ascii="Helvetica Neue" w:eastAsia="Helvetica Neue" w:hAnsi="Helvetica Neue" w:cs="Helvetica Neue"/>
          <w:sz w:val="24"/>
          <w:szCs w:val="24"/>
        </w:rPr>
        <w:t xml:space="preserve"> species</w:t>
      </w:r>
      <w:ins w:id="46" w:author="Delphine Mossman" w:date="2024-12-04T10:46:00Z">
        <w:r w:rsidR="008D60D4">
          <w:rPr>
            <w:rFonts w:ascii="Helvetica Neue" w:eastAsia="Helvetica Neue" w:hAnsi="Helvetica Neue" w:cs="Helvetica Neue"/>
            <w:sz w:val="24"/>
            <w:szCs w:val="24"/>
          </w:rPr>
          <w:t xml:space="preserve"> in each tow</w:t>
        </w:r>
      </w:ins>
      <w:r w:rsidRPr="005C412B">
        <w:rPr>
          <w:rFonts w:ascii="Helvetica Neue" w:eastAsia="Helvetica Neue" w:hAnsi="Helvetica Neue" w:cs="Helvetica Neue"/>
          <w:sz w:val="24"/>
          <w:szCs w:val="24"/>
        </w:rPr>
        <w:t xml:space="preserve"> will be measured for prosome length (copepods), standard and uropod length (euphausiids), or total body length (other zooplankton). </w:t>
      </w:r>
    </w:p>
    <w:p w14:paraId="0A396C36" w14:textId="77777777" w:rsidR="00357AD9" w:rsidRPr="005C412B" w:rsidRDefault="00357AD9">
      <w:pPr>
        <w:jc w:val="both"/>
        <w:rPr>
          <w:rFonts w:ascii="Helvetica Neue" w:eastAsia="Helvetica Neue" w:hAnsi="Helvetica Neue" w:cs="Helvetica Neue"/>
          <w:sz w:val="24"/>
          <w:szCs w:val="24"/>
        </w:rPr>
      </w:pPr>
    </w:p>
    <w:p w14:paraId="57F90153" w14:textId="77777777" w:rsidR="00357AD9" w:rsidRPr="005C412B" w:rsidRDefault="00023EA3">
      <w:pPr>
        <w:ind w:left="720" w:hanging="720"/>
        <w:jc w:val="both"/>
        <w:rPr>
          <w:rFonts w:ascii="Helvetica Neue" w:eastAsia="Helvetica Neue" w:hAnsi="Helvetica Neue" w:cs="Helvetica Neue"/>
          <w:b/>
          <w:sz w:val="24"/>
          <w:szCs w:val="24"/>
        </w:rPr>
      </w:pPr>
      <w:r w:rsidRPr="005C412B">
        <w:rPr>
          <w:rFonts w:ascii="Helvetica Neue" w:eastAsia="Helvetica Neue" w:hAnsi="Helvetica Neue" w:cs="Helvetica Neue"/>
          <w:sz w:val="24"/>
          <w:szCs w:val="24"/>
        </w:rPr>
        <w:t>7.</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 xml:space="preserve">Data Quality Requirements </w:t>
      </w:r>
    </w:p>
    <w:p w14:paraId="06B49F5A" w14:textId="77777777" w:rsidR="00357AD9" w:rsidRPr="005C412B" w:rsidRDefault="00357AD9">
      <w:pPr>
        <w:ind w:left="720" w:hanging="720"/>
        <w:jc w:val="both"/>
        <w:rPr>
          <w:rFonts w:ascii="Helvetica Neue" w:eastAsia="Helvetica Neue" w:hAnsi="Helvetica Neue" w:cs="Helvetica Neue"/>
          <w:sz w:val="24"/>
          <w:szCs w:val="24"/>
        </w:rPr>
      </w:pPr>
    </w:p>
    <w:p w14:paraId="5A51FD23" w14:textId="1A8B04F6"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The quality objectives for this project apply to </w:t>
      </w:r>
      <w:r w:rsidR="005945C1">
        <w:rPr>
          <w:rFonts w:ascii="Helvetica Neue" w:eastAsia="Helvetica Neue" w:hAnsi="Helvetica Neue" w:cs="Helvetica Neue"/>
          <w:sz w:val="24"/>
          <w:szCs w:val="24"/>
        </w:rPr>
        <w:t xml:space="preserve">sensor </w:t>
      </w:r>
      <w:r w:rsidRPr="005C412B">
        <w:rPr>
          <w:rFonts w:ascii="Helvetica Neue" w:eastAsia="Helvetica Neue" w:hAnsi="Helvetica Neue" w:cs="Helvetica Neue"/>
          <w:sz w:val="24"/>
          <w:szCs w:val="24"/>
        </w:rPr>
        <w:t>real-time and post processed data</w:t>
      </w:r>
      <w:r w:rsidR="005945C1">
        <w:rPr>
          <w:rFonts w:ascii="Helvetica Neue" w:eastAsia="Helvetica Neue" w:hAnsi="Helvetica Neue" w:cs="Helvetica Neue"/>
          <w:sz w:val="24"/>
          <w:szCs w:val="24"/>
        </w:rPr>
        <w:t xml:space="preserve"> and discrete carbonate chemistry data</w:t>
      </w:r>
      <w:r w:rsidRPr="005C412B">
        <w:rPr>
          <w:rFonts w:ascii="Helvetica Neue" w:eastAsia="Helvetica Neue" w:hAnsi="Helvetica Neue" w:cs="Helvetica Neue"/>
          <w:sz w:val="24"/>
          <w:szCs w:val="24"/>
        </w:rPr>
        <w:t xml:space="preserve">. The real-time data </w:t>
      </w:r>
      <w:del w:id="47" w:author="Lori Garzio" w:date="2024-12-02T13:57:00Z">
        <w:r w:rsidRPr="005C412B" w:rsidDel="005A05D6">
          <w:rPr>
            <w:rFonts w:ascii="Helvetica Neue" w:eastAsia="Helvetica Neue" w:hAnsi="Helvetica Neue" w:cs="Helvetica Neue"/>
            <w:sz w:val="24"/>
            <w:szCs w:val="24"/>
          </w:rPr>
          <w:delText xml:space="preserve">are those subset of data that </w:delText>
        </w:r>
      </w:del>
      <w:r w:rsidRPr="005C412B">
        <w:rPr>
          <w:rFonts w:ascii="Helvetica Neue" w:eastAsia="Helvetica Neue" w:hAnsi="Helvetica Neue" w:cs="Helvetica Neue"/>
          <w:sz w:val="24"/>
          <w:szCs w:val="24"/>
        </w:rPr>
        <w:t>are sent back to Rutgers during the mission via the satellite link. The transmission is a data subset to reduce file size that will 1) reduce time on the surface when the glider is most vulnerable to damage and 2) reduce the airtime on the expensive satellite link. During each deployment the data will be logged locally on the glider with the glider manufacturer software. The glider engineering data will be logged every 4 seconds and the science data will be logged at the sample rate for each sensor.  Following recovery of the glider the entire dataset logged locally on the glider will be recovered and used to construct the post-processed dataset. Sensor quality assurance and data quality control will be conducted and documented. These techniques will be followed based on the scientific literature and manufacturer recommendations. Quality assurance procedures for each sensor include calibrations, regular sensor cleaning, and comparability/bias tests (see Table 2 below and sections 8, 9, and 10).</w:t>
      </w:r>
    </w:p>
    <w:p w14:paraId="1668FF75" w14:textId="77777777" w:rsidR="00357AD9" w:rsidRPr="005C412B" w:rsidRDefault="00357AD9">
      <w:pPr>
        <w:jc w:val="both"/>
        <w:rPr>
          <w:rFonts w:ascii="Helvetica Neue" w:eastAsia="Helvetica Neue" w:hAnsi="Helvetica Neue" w:cs="Helvetica Neue"/>
          <w:sz w:val="24"/>
          <w:szCs w:val="24"/>
        </w:rPr>
      </w:pPr>
    </w:p>
    <w:tbl>
      <w:tblPr>
        <w:tblStyle w:val="a0"/>
        <w:tblW w:w="8625"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980"/>
        <w:gridCol w:w="2700"/>
        <w:gridCol w:w="1200"/>
        <w:gridCol w:w="1305"/>
      </w:tblGrid>
      <w:tr w:rsidR="00357AD9" w:rsidRPr="005C412B" w14:paraId="53AB066D" w14:textId="77777777">
        <w:trPr>
          <w:trHeight w:val="231"/>
        </w:trPr>
        <w:tc>
          <w:tcPr>
            <w:tcW w:w="8625" w:type="dxa"/>
            <w:gridSpan w:val="5"/>
            <w:shd w:val="clear" w:color="auto" w:fill="auto"/>
          </w:tcPr>
          <w:p w14:paraId="551CF9E1" w14:textId="77777777" w:rsidR="00357AD9" w:rsidRPr="005C412B" w:rsidRDefault="00023EA3">
            <w:pPr>
              <w:rPr>
                <w:rFonts w:ascii="Helvetica Neue" w:eastAsia="Arial" w:hAnsi="Helvetica Neue" w:cs="Arial"/>
                <w:b/>
              </w:rPr>
            </w:pPr>
            <w:r w:rsidRPr="005C412B">
              <w:rPr>
                <w:rFonts w:ascii="Helvetica Neue" w:eastAsia="Arial" w:hAnsi="Helvetica Neue" w:cs="Arial"/>
                <w:b/>
              </w:rPr>
              <w:t>Table 2</w:t>
            </w:r>
          </w:p>
        </w:tc>
      </w:tr>
      <w:tr w:rsidR="00357AD9" w:rsidRPr="005C412B" w14:paraId="319C4C43" w14:textId="77777777" w:rsidTr="00403F78">
        <w:trPr>
          <w:trHeight w:val="231"/>
        </w:trPr>
        <w:tc>
          <w:tcPr>
            <w:tcW w:w="1440" w:type="dxa"/>
            <w:shd w:val="clear" w:color="auto" w:fill="auto"/>
          </w:tcPr>
          <w:p w14:paraId="63226DB2" w14:textId="77777777" w:rsidR="00357AD9" w:rsidRPr="005C412B" w:rsidRDefault="00357AD9">
            <w:pPr>
              <w:rPr>
                <w:rFonts w:ascii="Helvetica Neue" w:eastAsia="Arial" w:hAnsi="Helvetica Neue" w:cs="Arial"/>
                <w:b/>
                <w:sz w:val="18"/>
                <w:szCs w:val="18"/>
              </w:rPr>
            </w:pPr>
          </w:p>
        </w:tc>
        <w:tc>
          <w:tcPr>
            <w:tcW w:w="1980" w:type="dxa"/>
            <w:shd w:val="clear" w:color="auto" w:fill="auto"/>
          </w:tcPr>
          <w:p w14:paraId="3AD7274C" w14:textId="77777777" w:rsidR="00357AD9" w:rsidRPr="005C412B" w:rsidRDefault="00023EA3">
            <w:pPr>
              <w:jc w:val="center"/>
              <w:rPr>
                <w:rFonts w:ascii="Helvetica Neue" w:eastAsia="Arial" w:hAnsi="Helvetica Neue" w:cs="Arial"/>
                <w:b/>
                <w:sz w:val="18"/>
                <w:szCs w:val="18"/>
              </w:rPr>
            </w:pPr>
            <w:r w:rsidRPr="005C412B">
              <w:rPr>
                <w:rFonts w:ascii="Helvetica Neue" w:eastAsia="Arial" w:hAnsi="Helvetica Neue" w:cs="Arial"/>
                <w:b/>
                <w:sz w:val="18"/>
                <w:szCs w:val="18"/>
              </w:rPr>
              <w:t>CTD</w:t>
            </w:r>
          </w:p>
        </w:tc>
        <w:tc>
          <w:tcPr>
            <w:tcW w:w="2700" w:type="dxa"/>
            <w:shd w:val="clear" w:color="auto" w:fill="auto"/>
          </w:tcPr>
          <w:p w14:paraId="6B0B5C15" w14:textId="77777777" w:rsidR="00357AD9" w:rsidRPr="005C412B" w:rsidRDefault="00023EA3">
            <w:pPr>
              <w:jc w:val="center"/>
              <w:rPr>
                <w:rFonts w:ascii="Helvetica Neue" w:eastAsia="Arial" w:hAnsi="Helvetica Neue" w:cs="Arial"/>
                <w:b/>
                <w:sz w:val="18"/>
                <w:szCs w:val="18"/>
              </w:rPr>
            </w:pPr>
            <w:r w:rsidRPr="005C412B">
              <w:rPr>
                <w:rFonts w:ascii="Helvetica Neue" w:eastAsia="Arial" w:hAnsi="Helvetica Neue" w:cs="Arial"/>
                <w:b/>
                <w:sz w:val="18"/>
                <w:szCs w:val="18"/>
              </w:rPr>
              <w:t>Optics</w:t>
            </w:r>
          </w:p>
        </w:tc>
        <w:tc>
          <w:tcPr>
            <w:tcW w:w="1200" w:type="dxa"/>
            <w:shd w:val="clear" w:color="auto" w:fill="auto"/>
          </w:tcPr>
          <w:p w14:paraId="2DD88ACA" w14:textId="77777777" w:rsidR="00357AD9" w:rsidRPr="005C412B" w:rsidRDefault="00023EA3">
            <w:pPr>
              <w:jc w:val="center"/>
              <w:rPr>
                <w:rFonts w:ascii="Helvetica Neue" w:eastAsia="Arial" w:hAnsi="Helvetica Neue" w:cs="Arial"/>
                <w:b/>
                <w:sz w:val="18"/>
                <w:szCs w:val="18"/>
              </w:rPr>
            </w:pPr>
            <w:r w:rsidRPr="005C412B">
              <w:rPr>
                <w:rFonts w:ascii="Helvetica Neue" w:eastAsia="Arial" w:hAnsi="Helvetica Neue" w:cs="Arial"/>
                <w:b/>
                <w:sz w:val="18"/>
                <w:szCs w:val="18"/>
              </w:rPr>
              <w:t>pH</w:t>
            </w:r>
          </w:p>
        </w:tc>
        <w:tc>
          <w:tcPr>
            <w:tcW w:w="1305" w:type="dxa"/>
            <w:shd w:val="clear" w:color="auto" w:fill="auto"/>
          </w:tcPr>
          <w:p w14:paraId="67513648" w14:textId="77777777" w:rsidR="00357AD9" w:rsidRPr="005C412B" w:rsidRDefault="00023EA3">
            <w:pPr>
              <w:jc w:val="center"/>
              <w:rPr>
                <w:rFonts w:ascii="Helvetica Neue" w:eastAsia="Arial" w:hAnsi="Helvetica Neue" w:cs="Arial"/>
                <w:b/>
                <w:sz w:val="18"/>
                <w:szCs w:val="18"/>
              </w:rPr>
            </w:pPr>
            <w:r w:rsidRPr="005C412B">
              <w:rPr>
                <w:rFonts w:ascii="Helvetica Neue" w:eastAsia="Arial" w:hAnsi="Helvetica Neue" w:cs="Arial"/>
                <w:b/>
                <w:sz w:val="18"/>
                <w:szCs w:val="18"/>
              </w:rPr>
              <w:t>DO</w:t>
            </w:r>
          </w:p>
        </w:tc>
      </w:tr>
      <w:tr w:rsidR="00357AD9" w:rsidRPr="005C412B" w14:paraId="7B6F6351" w14:textId="77777777" w:rsidTr="00403F78">
        <w:trPr>
          <w:trHeight w:val="803"/>
        </w:trPr>
        <w:tc>
          <w:tcPr>
            <w:tcW w:w="1440" w:type="dxa"/>
            <w:shd w:val="clear" w:color="auto" w:fill="auto"/>
          </w:tcPr>
          <w:p w14:paraId="54267397"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 xml:space="preserve">Comparability or Accuracy </w:t>
            </w:r>
            <w:r w:rsidRPr="005C412B">
              <w:rPr>
                <w:rFonts w:ascii="Helvetica Neue" w:eastAsia="Arial" w:hAnsi="Helvetica Neue" w:cs="Arial"/>
                <w:i/>
                <w:sz w:val="18"/>
                <w:szCs w:val="18"/>
              </w:rPr>
              <w:t>based on manufacturer claims</w:t>
            </w:r>
          </w:p>
        </w:tc>
        <w:tc>
          <w:tcPr>
            <w:tcW w:w="1980" w:type="dxa"/>
            <w:shd w:val="clear" w:color="auto" w:fill="auto"/>
          </w:tcPr>
          <w:p w14:paraId="622D4C1C"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 xml:space="preserve">Temp.: </w:t>
            </w:r>
            <w:r w:rsidRPr="005C412B">
              <w:rPr>
                <w:rFonts w:ascii="Helvetica Neue" w:eastAsia="Arial" w:hAnsi="Helvetica Neue" w:cs="Arial"/>
                <w:color w:val="000000"/>
                <w:sz w:val="18"/>
                <w:szCs w:val="18"/>
              </w:rPr>
              <w:t>±</w:t>
            </w:r>
            <w:r w:rsidRPr="005C412B">
              <w:rPr>
                <w:rFonts w:ascii="Helvetica Neue" w:eastAsia="Arial" w:hAnsi="Helvetica Neue" w:cs="Arial"/>
                <w:sz w:val="18"/>
                <w:szCs w:val="18"/>
              </w:rPr>
              <w:t>0.005 °C</w:t>
            </w:r>
          </w:p>
          <w:p w14:paraId="7ECDA95B"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 xml:space="preserve">Cond.: </w:t>
            </w:r>
            <w:r w:rsidRPr="005C412B">
              <w:rPr>
                <w:rFonts w:ascii="Helvetica Neue" w:eastAsia="Arial" w:hAnsi="Helvetica Neue" w:cs="Arial"/>
                <w:color w:val="000000"/>
                <w:sz w:val="18"/>
                <w:szCs w:val="18"/>
              </w:rPr>
              <w:t>±</w:t>
            </w:r>
            <w:r w:rsidRPr="005C412B">
              <w:rPr>
                <w:rFonts w:ascii="Helvetica Neue" w:eastAsia="Arial" w:hAnsi="Helvetica Neue" w:cs="Arial"/>
                <w:sz w:val="18"/>
                <w:szCs w:val="18"/>
              </w:rPr>
              <w:t>0.0003 S/m</w:t>
            </w:r>
          </w:p>
          <w:p w14:paraId="32E70A6F"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Pres: ±0.1% of full scale range</w:t>
            </w:r>
          </w:p>
        </w:tc>
        <w:tc>
          <w:tcPr>
            <w:tcW w:w="2700" w:type="dxa"/>
            <w:shd w:val="clear" w:color="auto" w:fill="auto"/>
          </w:tcPr>
          <w:p w14:paraId="64882042"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Chl-a: 0.02 μg/L</w:t>
            </w:r>
          </w:p>
          <w:p w14:paraId="554A7F4F"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Backscatter: 0.003 m</w:t>
            </w:r>
            <w:r w:rsidRPr="00403F78">
              <w:rPr>
                <w:rFonts w:ascii="Helvetica Neue" w:eastAsia="Arial" w:hAnsi="Helvetica Neue" w:cs="Arial"/>
                <w:sz w:val="18"/>
                <w:szCs w:val="18"/>
                <w:vertAlign w:val="superscript"/>
              </w:rPr>
              <w:t>-1</w:t>
            </w:r>
          </w:p>
        </w:tc>
        <w:tc>
          <w:tcPr>
            <w:tcW w:w="1200" w:type="dxa"/>
            <w:shd w:val="clear" w:color="auto" w:fill="auto"/>
          </w:tcPr>
          <w:p w14:paraId="2602D2CA" w14:textId="77777777" w:rsidR="00357AD9" w:rsidRPr="005C412B" w:rsidRDefault="00023EA3">
            <w:pPr>
              <w:rPr>
                <w:rFonts w:ascii="Helvetica Neue" w:eastAsia="Arial" w:hAnsi="Helvetica Neue" w:cs="Arial"/>
                <w:color w:val="000000"/>
                <w:sz w:val="18"/>
                <w:szCs w:val="18"/>
              </w:rPr>
            </w:pPr>
            <w:r w:rsidRPr="005C412B">
              <w:rPr>
                <w:rFonts w:ascii="Helvetica Neue" w:eastAsia="Arial" w:hAnsi="Helvetica Neue" w:cs="Arial"/>
                <w:color w:val="000000"/>
                <w:sz w:val="18"/>
                <w:szCs w:val="18"/>
              </w:rPr>
              <w:t>±</w:t>
            </w:r>
            <w:r w:rsidRPr="005C412B">
              <w:rPr>
                <w:rFonts w:ascii="Helvetica Neue" w:eastAsia="Arial" w:hAnsi="Helvetica Neue" w:cs="Arial"/>
                <w:sz w:val="18"/>
                <w:szCs w:val="18"/>
              </w:rPr>
              <w:t>0.05</w:t>
            </w:r>
          </w:p>
        </w:tc>
        <w:tc>
          <w:tcPr>
            <w:tcW w:w="1305" w:type="dxa"/>
            <w:shd w:val="clear" w:color="auto" w:fill="auto"/>
          </w:tcPr>
          <w:p w14:paraId="555D6819"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 xml:space="preserve">Conc: &lt;2 μM </w:t>
            </w:r>
          </w:p>
        </w:tc>
      </w:tr>
      <w:tr w:rsidR="00357AD9" w:rsidRPr="005C412B" w14:paraId="58A6A859" w14:textId="77777777" w:rsidTr="00403F78">
        <w:trPr>
          <w:trHeight w:val="790"/>
        </w:trPr>
        <w:tc>
          <w:tcPr>
            <w:tcW w:w="1440" w:type="dxa"/>
            <w:shd w:val="clear" w:color="auto" w:fill="auto"/>
          </w:tcPr>
          <w:p w14:paraId="7B420B44"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Resolution</w:t>
            </w:r>
          </w:p>
          <w:p w14:paraId="2FB71ED3" w14:textId="77777777" w:rsidR="00357AD9" w:rsidRPr="005C412B" w:rsidRDefault="00023EA3">
            <w:pPr>
              <w:rPr>
                <w:rFonts w:ascii="Helvetica Neue" w:eastAsia="Arial" w:hAnsi="Helvetica Neue" w:cs="Arial"/>
                <w:i/>
                <w:sz w:val="18"/>
                <w:szCs w:val="18"/>
              </w:rPr>
            </w:pPr>
            <w:r w:rsidRPr="005C412B">
              <w:rPr>
                <w:rFonts w:ascii="Helvetica Neue" w:eastAsia="Arial" w:hAnsi="Helvetica Neue" w:cs="Arial"/>
                <w:i/>
                <w:sz w:val="18"/>
                <w:szCs w:val="18"/>
              </w:rPr>
              <w:t>based on manufacturer claims</w:t>
            </w:r>
          </w:p>
        </w:tc>
        <w:tc>
          <w:tcPr>
            <w:tcW w:w="1980" w:type="dxa"/>
            <w:shd w:val="clear" w:color="auto" w:fill="auto"/>
          </w:tcPr>
          <w:p w14:paraId="1F264684" w14:textId="77777777" w:rsidR="00357AD9" w:rsidRPr="005C412B" w:rsidRDefault="00023EA3">
            <w:pPr>
              <w:rPr>
                <w:rFonts w:ascii="Helvetica Neue" w:eastAsia="Arial" w:hAnsi="Helvetica Neue" w:cs="Arial"/>
                <w:color w:val="000000"/>
                <w:sz w:val="18"/>
                <w:szCs w:val="18"/>
              </w:rPr>
            </w:pPr>
            <w:r w:rsidRPr="005C412B">
              <w:rPr>
                <w:rFonts w:ascii="Helvetica Neue" w:eastAsia="Arial" w:hAnsi="Helvetica Neue" w:cs="Arial"/>
                <w:sz w:val="18"/>
                <w:szCs w:val="18"/>
              </w:rPr>
              <w:t xml:space="preserve">Temp.: </w:t>
            </w:r>
            <w:r w:rsidRPr="005C412B">
              <w:rPr>
                <w:rFonts w:ascii="Helvetica Neue" w:eastAsia="Arial" w:hAnsi="Helvetica Neue" w:cs="Arial"/>
                <w:color w:val="000000"/>
                <w:sz w:val="18"/>
                <w:szCs w:val="18"/>
              </w:rPr>
              <w:t>±</w:t>
            </w:r>
            <w:r w:rsidRPr="005C412B">
              <w:rPr>
                <w:rFonts w:ascii="Helvetica Neue" w:eastAsia="Arial" w:hAnsi="Helvetica Neue" w:cs="Arial"/>
                <w:sz w:val="18"/>
                <w:szCs w:val="18"/>
              </w:rPr>
              <w:t xml:space="preserve">0.001 </w:t>
            </w:r>
            <w:r w:rsidRPr="005C412B">
              <w:rPr>
                <w:rFonts w:ascii="Helvetica Neue" w:eastAsia="Arial" w:hAnsi="Helvetica Neue" w:cs="Arial"/>
                <w:color w:val="000000"/>
                <w:sz w:val="18"/>
                <w:szCs w:val="18"/>
              </w:rPr>
              <w:t>°C</w:t>
            </w:r>
          </w:p>
          <w:p w14:paraId="1A6C02D5" w14:textId="77777777" w:rsidR="00357AD9" w:rsidRPr="005C412B" w:rsidRDefault="00023EA3">
            <w:pPr>
              <w:rPr>
                <w:rFonts w:ascii="Helvetica Neue" w:eastAsia="Arial" w:hAnsi="Helvetica Neue" w:cs="Arial"/>
                <w:color w:val="000000"/>
                <w:sz w:val="18"/>
                <w:szCs w:val="18"/>
              </w:rPr>
            </w:pPr>
            <w:r w:rsidRPr="005C412B">
              <w:rPr>
                <w:rFonts w:ascii="Helvetica Neue" w:eastAsia="Arial" w:hAnsi="Helvetica Neue" w:cs="Arial"/>
                <w:color w:val="000000"/>
                <w:sz w:val="18"/>
                <w:szCs w:val="18"/>
              </w:rPr>
              <w:t>Cond.: ±0.0000</w:t>
            </w:r>
            <w:r w:rsidRPr="005C412B">
              <w:rPr>
                <w:rFonts w:ascii="Helvetica Neue" w:eastAsia="Arial" w:hAnsi="Helvetica Neue" w:cs="Arial"/>
                <w:sz w:val="18"/>
                <w:szCs w:val="18"/>
              </w:rPr>
              <w:t>1</w:t>
            </w:r>
            <w:r w:rsidRPr="005C412B">
              <w:rPr>
                <w:rFonts w:ascii="Helvetica Neue" w:eastAsia="Arial" w:hAnsi="Helvetica Neue" w:cs="Arial"/>
                <w:color w:val="000000"/>
                <w:sz w:val="18"/>
                <w:szCs w:val="18"/>
              </w:rPr>
              <w:t xml:space="preserve"> S/m</w:t>
            </w:r>
          </w:p>
          <w:p w14:paraId="3CB566CB"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color w:val="000000"/>
                <w:sz w:val="18"/>
                <w:szCs w:val="18"/>
              </w:rPr>
              <w:t xml:space="preserve">Pres.: </w:t>
            </w:r>
            <w:r w:rsidRPr="005C412B">
              <w:rPr>
                <w:rFonts w:ascii="Helvetica Neue" w:eastAsia="Arial" w:hAnsi="Helvetica Neue" w:cs="Arial"/>
                <w:sz w:val="18"/>
                <w:szCs w:val="18"/>
              </w:rPr>
              <w:t>0.002% of full scale range</w:t>
            </w:r>
          </w:p>
        </w:tc>
        <w:tc>
          <w:tcPr>
            <w:tcW w:w="2700" w:type="dxa"/>
            <w:shd w:val="clear" w:color="auto" w:fill="auto"/>
          </w:tcPr>
          <w:p w14:paraId="1635432E"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Chl-a: ±0.03 ug Chl/l</w:t>
            </w:r>
          </w:p>
          <w:p w14:paraId="145EEF7D"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Backscatter: 1.84E-06 m</w:t>
            </w:r>
            <w:r w:rsidRPr="00403F78">
              <w:rPr>
                <w:rFonts w:ascii="Helvetica Neue" w:eastAsia="Arial" w:hAnsi="Helvetica Neue" w:cs="Arial"/>
                <w:sz w:val="18"/>
                <w:szCs w:val="18"/>
                <w:vertAlign w:val="superscript"/>
              </w:rPr>
              <w:t>-1</w:t>
            </w:r>
            <w:r w:rsidRPr="005C412B">
              <w:rPr>
                <w:rFonts w:ascii="Helvetica Neue" w:eastAsia="Arial" w:hAnsi="Helvetica Neue" w:cs="Arial"/>
                <w:sz w:val="18"/>
                <w:szCs w:val="18"/>
              </w:rPr>
              <w:t xml:space="preserve"> sr</w:t>
            </w:r>
            <w:r w:rsidRPr="00403F78">
              <w:rPr>
                <w:rFonts w:ascii="Helvetica Neue" w:eastAsia="Arial" w:hAnsi="Helvetica Neue" w:cs="Arial"/>
                <w:sz w:val="18"/>
                <w:szCs w:val="18"/>
                <w:vertAlign w:val="superscript"/>
              </w:rPr>
              <w:t>-1</w:t>
            </w:r>
          </w:p>
        </w:tc>
        <w:tc>
          <w:tcPr>
            <w:tcW w:w="1200" w:type="dxa"/>
            <w:shd w:val="clear" w:color="auto" w:fill="auto"/>
          </w:tcPr>
          <w:p w14:paraId="19165598"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color w:val="000000"/>
                <w:sz w:val="18"/>
                <w:szCs w:val="18"/>
              </w:rPr>
              <w:t>±</w:t>
            </w:r>
            <w:r w:rsidRPr="005C412B">
              <w:rPr>
                <w:rFonts w:ascii="Helvetica Neue" w:eastAsia="Arial" w:hAnsi="Helvetica Neue" w:cs="Arial"/>
                <w:sz w:val="18"/>
                <w:szCs w:val="18"/>
              </w:rPr>
              <w:t>0.001</w:t>
            </w:r>
          </w:p>
        </w:tc>
        <w:tc>
          <w:tcPr>
            <w:tcW w:w="1305" w:type="dxa"/>
            <w:shd w:val="clear" w:color="auto" w:fill="auto"/>
          </w:tcPr>
          <w:p w14:paraId="08DE7121"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Conc.: &lt; 0.1 μM</w:t>
            </w:r>
          </w:p>
        </w:tc>
      </w:tr>
      <w:tr w:rsidR="00357AD9" w:rsidRPr="005C412B" w14:paraId="68FCD103" w14:textId="77777777" w:rsidTr="00403F78">
        <w:trPr>
          <w:trHeight w:val="1304"/>
        </w:trPr>
        <w:tc>
          <w:tcPr>
            <w:tcW w:w="1440" w:type="dxa"/>
            <w:shd w:val="clear" w:color="auto" w:fill="auto"/>
          </w:tcPr>
          <w:p w14:paraId="0C95425D"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Bias</w:t>
            </w:r>
          </w:p>
        </w:tc>
        <w:tc>
          <w:tcPr>
            <w:tcW w:w="1980" w:type="dxa"/>
            <w:shd w:val="clear" w:color="auto" w:fill="auto"/>
          </w:tcPr>
          <w:p w14:paraId="551FB011"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sz w:val="18"/>
                <w:szCs w:val="18"/>
              </w:rPr>
              <w:t>Bias will be determined through the direct comparisons with simultaneous tank tests with another factory calibrated SBE-19 CTD.</w:t>
            </w:r>
          </w:p>
        </w:tc>
        <w:tc>
          <w:tcPr>
            <w:tcW w:w="2700" w:type="dxa"/>
            <w:shd w:val="clear" w:color="auto" w:fill="auto"/>
          </w:tcPr>
          <w:p w14:paraId="3BB2648D" w14:textId="77777777" w:rsidR="00357AD9" w:rsidRPr="005C412B" w:rsidRDefault="00023EA3" w:rsidP="00403F78">
            <w:pPr>
              <w:rPr>
                <w:rFonts w:ascii="Helvetica Neue" w:eastAsia="Helvetica Neue" w:hAnsi="Helvetica Neue" w:cs="Helvetica Neue"/>
                <w:sz w:val="18"/>
                <w:szCs w:val="18"/>
              </w:rPr>
            </w:pPr>
            <w:r w:rsidRPr="005C412B">
              <w:rPr>
                <w:rFonts w:ascii="Helvetica Neue" w:eastAsia="Helvetica Neue" w:hAnsi="Helvetica Neue" w:cs="Helvetica Neue"/>
                <w:sz w:val="18"/>
                <w:szCs w:val="18"/>
              </w:rPr>
              <w:t>Gross MIN and MAX tests before each deployment</w:t>
            </w:r>
          </w:p>
        </w:tc>
        <w:tc>
          <w:tcPr>
            <w:tcW w:w="1200" w:type="dxa"/>
            <w:shd w:val="clear" w:color="auto" w:fill="auto"/>
          </w:tcPr>
          <w:p w14:paraId="45C85009" w14:textId="77777777" w:rsidR="00357AD9" w:rsidRPr="005C412B" w:rsidRDefault="00023EA3" w:rsidP="00403F78">
            <w:pPr>
              <w:rPr>
                <w:rFonts w:ascii="Helvetica Neue" w:eastAsia="Arial" w:hAnsi="Helvetica Neue" w:cs="Arial"/>
                <w:b/>
                <w:sz w:val="18"/>
                <w:szCs w:val="18"/>
              </w:rPr>
            </w:pPr>
            <w:r w:rsidRPr="005C412B">
              <w:rPr>
                <w:rFonts w:ascii="Helvetica Neue" w:eastAsia="Arial" w:hAnsi="Helvetica Neue" w:cs="Arial"/>
                <w:sz w:val="18"/>
                <w:szCs w:val="18"/>
              </w:rPr>
              <w:t>Bias will be determined through comparison to pH of discrete seawater samples.</w:t>
            </w:r>
          </w:p>
        </w:tc>
        <w:tc>
          <w:tcPr>
            <w:tcW w:w="1305" w:type="dxa"/>
            <w:shd w:val="clear" w:color="auto" w:fill="auto"/>
          </w:tcPr>
          <w:p w14:paraId="30B348CE"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sz w:val="18"/>
                <w:szCs w:val="18"/>
              </w:rPr>
              <w:t>Bias will be determined through comparison to winkler titrations</w:t>
            </w:r>
          </w:p>
        </w:tc>
      </w:tr>
    </w:tbl>
    <w:p w14:paraId="45EB598C" w14:textId="5AE1E8D8" w:rsidR="00357AD9" w:rsidRDefault="00357AD9">
      <w:pPr>
        <w:jc w:val="both"/>
        <w:rPr>
          <w:rFonts w:ascii="Helvetica Neue" w:eastAsia="Helvetica Neue" w:hAnsi="Helvetica Neue" w:cs="Helvetica Neue"/>
          <w:sz w:val="24"/>
          <w:szCs w:val="24"/>
        </w:rPr>
      </w:pPr>
    </w:p>
    <w:p w14:paraId="27AE8ACD" w14:textId="77777777" w:rsidR="001C601B" w:rsidRPr="005C412B" w:rsidRDefault="001C601B">
      <w:pPr>
        <w:jc w:val="both"/>
        <w:rPr>
          <w:rFonts w:ascii="Helvetica Neue" w:eastAsia="Helvetica Neue" w:hAnsi="Helvetica Neue" w:cs="Helvetica Neue"/>
          <w:sz w:val="24"/>
          <w:szCs w:val="24"/>
        </w:rPr>
      </w:pPr>
    </w:p>
    <w:tbl>
      <w:tblPr>
        <w:tblStyle w:val="a0"/>
        <w:tblW w:w="864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980"/>
        <w:gridCol w:w="2700"/>
        <w:gridCol w:w="2520"/>
      </w:tblGrid>
      <w:tr w:rsidR="00950E8A" w:rsidRPr="005C412B" w14:paraId="1B0E0C9E" w14:textId="77777777" w:rsidTr="001D7C5E">
        <w:trPr>
          <w:trHeight w:val="231"/>
        </w:trPr>
        <w:tc>
          <w:tcPr>
            <w:tcW w:w="8640" w:type="dxa"/>
            <w:gridSpan w:val="4"/>
            <w:shd w:val="clear" w:color="auto" w:fill="auto"/>
          </w:tcPr>
          <w:p w14:paraId="30572AB4" w14:textId="113F3EF2" w:rsidR="00950E8A" w:rsidRDefault="00950E8A" w:rsidP="00950E8A">
            <w:pPr>
              <w:rPr>
                <w:rFonts w:ascii="Helvetica Neue" w:eastAsia="Arial" w:hAnsi="Helvetica Neue" w:cs="Arial"/>
                <w:b/>
                <w:sz w:val="18"/>
                <w:szCs w:val="18"/>
              </w:rPr>
            </w:pPr>
            <w:r w:rsidRPr="005C412B">
              <w:rPr>
                <w:rFonts w:ascii="Helvetica Neue" w:eastAsia="Arial" w:hAnsi="Helvetica Neue" w:cs="Arial"/>
                <w:b/>
              </w:rPr>
              <w:t xml:space="preserve">Table </w:t>
            </w:r>
            <w:r>
              <w:rPr>
                <w:rFonts w:ascii="Helvetica Neue" w:eastAsia="Arial" w:hAnsi="Helvetica Neue" w:cs="Arial"/>
                <w:b/>
              </w:rPr>
              <w:t>3</w:t>
            </w:r>
          </w:p>
        </w:tc>
      </w:tr>
      <w:tr w:rsidR="005945C1" w:rsidRPr="005C412B" w14:paraId="7682DD80" w14:textId="77777777" w:rsidTr="003F36EB">
        <w:trPr>
          <w:trHeight w:val="231"/>
        </w:trPr>
        <w:tc>
          <w:tcPr>
            <w:tcW w:w="1440" w:type="dxa"/>
            <w:shd w:val="clear" w:color="auto" w:fill="auto"/>
          </w:tcPr>
          <w:p w14:paraId="0BD3FC7B" w14:textId="77777777" w:rsidR="005945C1" w:rsidRPr="005C412B" w:rsidRDefault="005945C1" w:rsidP="001D7C5E">
            <w:pPr>
              <w:rPr>
                <w:rFonts w:ascii="Helvetica Neue" w:eastAsia="Arial" w:hAnsi="Helvetica Neue" w:cs="Arial"/>
                <w:b/>
                <w:sz w:val="18"/>
                <w:szCs w:val="18"/>
              </w:rPr>
            </w:pPr>
          </w:p>
        </w:tc>
        <w:tc>
          <w:tcPr>
            <w:tcW w:w="1980" w:type="dxa"/>
            <w:shd w:val="clear" w:color="auto" w:fill="auto"/>
          </w:tcPr>
          <w:p w14:paraId="5E89BE44" w14:textId="29DE2BD6" w:rsidR="005945C1" w:rsidRPr="005C412B" w:rsidRDefault="005945C1" w:rsidP="001D7C5E">
            <w:pPr>
              <w:jc w:val="center"/>
              <w:rPr>
                <w:rFonts w:ascii="Helvetica Neue" w:eastAsia="Arial" w:hAnsi="Helvetica Neue" w:cs="Arial"/>
                <w:b/>
                <w:sz w:val="18"/>
                <w:szCs w:val="18"/>
              </w:rPr>
            </w:pPr>
            <w:r>
              <w:rPr>
                <w:rFonts w:ascii="Helvetica Neue" w:eastAsia="Arial" w:hAnsi="Helvetica Neue" w:cs="Arial"/>
                <w:b/>
                <w:sz w:val="18"/>
                <w:szCs w:val="18"/>
              </w:rPr>
              <w:t>Discrete pH</w:t>
            </w:r>
          </w:p>
        </w:tc>
        <w:tc>
          <w:tcPr>
            <w:tcW w:w="2700" w:type="dxa"/>
            <w:shd w:val="clear" w:color="auto" w:fill="auto"/>
          </w:tcPr>
          <w:p w14:paraId="655530C2" w14:textId="46A5E478" w:rsidR="005945C1" w:rsidRPr="005C412B" w:rsidRDefault="005945C1" w:rsidP="001D7C5E">
            <w:pPr>
              <w:jc w:val="center"/>
              <w:rPr>
                <w:rFonts w:ascii="Helvetica Neue" w:eastAsia="Arial" w:hAnsi="Helvetica Neue" w:cs="Arial"/>
                <w:b/>
                <w:sz w:val="18"/>
                <w:szCs w:val="18"/>
              </w:rPr>
            </w:pPr>
            <w:r>
              <w:rPr>
                <w:rFonts w:ascii="Helvetica Neue" w:eastAsia="Arial" w:hAnsi="Helvetica Neue" w:cs="Arial"/>
                <w:b/>
                <w:sz w:val="18"/>
                <w:szCs w:val="18"/>
              </w:rPr>
              <w:t>Discrete Total Alkalinity</w:t>
            </w:r>
            <w:r w:rsidR="008E42A2">
              <w:rPr>
                <w:rFonts w:ascii="Helvetica Neue" w:eastAsia="Arial" w:hAnsi="Helvetica Neue" w:cs="Arial"/>
                <w:b/>
                <w:sz w:val="18"/>
                <w:szCs w:val="18"/>
              </w:rPr>
              <w:t xml:space="preserve"> (TA)</w:t>
            </w:r>
          </w:p>
        </w:tc>
        <w:tc>
          <w:tcPr>
            <w:tcW w:w="2520" w:type="dxa"/>
            <w:shd w:val="clear" w:color="auto" w:fill="auto"/>
          </w:tcPr>
          <w:p w14:paraId="103C7E90" w14:textId="64402244" w:rsidR="005945C1" w:rsidRPr="005C412B" w:rsidRDefault="005945C1" w:rsidP="001D7C5E">
            <w:pPr>
              <w:jc w:val="center"/>
              <w:rPr>
                <w:rFonts w:ascii="Helvetica Neue" w:eastAsia="Arial" w:hAnsi="Helvetica Neue" w:cs="Arial"/>
                <w:b/>
                <w:sz w:val="18"/>
                <w:szCs w:val="18"/>
              </w:rPr>
            </w:pPr>
            <w:r>
              <w:rPr>
                <w:rFonts w:ascii="Helvetica Neue" w:eastAsia="Arial" w:hAnsi="Helvetica Neue" w:cs="Arial"/>
                <w:b/>
                <w:sz w:val="18"/>
                <w:szCs w:val="18"/>
              </w:rPr>
              <w:t>Discrete Dissolved Inorganic Carbon</w:t>
            </w:r>
            <w:r w:rsidR="008E42A2">
              <w:rPr>
                <w:rFonts w:ascii="Helvetica Neue" w:eastAsia="Arial" w:hAnsi="Helvetica Neue" w:cs="Arial"/>
                <w:b/>
                <w:sz w:val="18"/>
                <w:szCs w:val="18"/>
              </w:rPr>
              <w:t xml:space="preserve"> (DIC)</w:t>
            </w:r>
          </w:p>
        </w:tc>
      </w:tr>
      <w:tr w:rsidR="005945C1" w:rsidRPr="005C412B" w14:paraId="48A63CD4" w14:textId="77777777" w:rsidTr="003F36EB">
        <w:trPr>
          <w:trHeight w:val="803"/>
        </w:trPr>
        <w:tc>
          <w:tcPr>
            <w:tcW w:w="1440" w:type="dxa"/>
            <w:shd w:val="clear" w:color="auto" w:fill="auto"/>
          </w:tcPr>
          <w:p w14:paraId="15787E00" w14:textId="1F8A9119" w:rsidR="005945C1" w:rsidRPr="005C412B" w:rsidRDefault="005945C1" w:rsidP="005945C1">
            <w:pPr>
              <w:rPr>
                <w:rFonts w:ascii="Helvetica Neue" w:eastAsia="Arial" w:hAnsi="Helvetica Neue" w:cs="Arial"/>
                <w:b/>
                <w:sz w:val="18"/>
                <w:szCs w:val="18"/>
              </w:rPr>
            </w:pPr>
            <w:r w:rsidRPr="005C412B">
              <w:rPr>
                <w:rFonts w:ascii="Helvetica Neue" w:eastAsia="Arial" w:hAnsi="Helvetica Neue" w:cs="Arial"/>
                <w:b/>
                <w:sz w:val="18"/>
                <w:szCs w:val="18"/>
              </w:rPr>
              <w:t xml:space="preserve">Accuracy </w:t>
            </w:r>
          </w:p>
        </w:tc>
        <w:tc>
          <w:tcPr>
            <w:tcW w:w="1980" w:type="dxa"/>
            <w:shd w:val="clear" w:color="auto" w:fill="auto"/>
          </w:tcPr>
          <w:p w14:paraId="7BB8ED09" w14:textId="43319356" w:rsidR="005945C1" w:rsidRPr="00C37C0B" w:rsidRDefault="005945C1" w:rsidP="005945C1">
            <w:pPr>
              <w:rPr>
                <w:rFonts w:ascii="Helvetica Neue" w:eastAsia="Arial" w:hAnsi="Helvetica Neue" w:cs="Arial"/>
                <w:sz w:val="18"/>
                <w:szCs w:val="18"/>
              </w:rPr>
            </w:pPr>
            <w:r w:rsidRPr="00C37C0B">
              <w:rPr>
                <w:rFonts w:ascii="Helvetica Neue" w:eastAsia="Arial" w:hAnsi="Helvetica Neue" w:cs="Arial"/>
                <w:color w:val="000000"/>
                <w:sz w:val="18"/>
                <w:szCs w:val="18"/>
              </w:rPr>
              <w:t>±</w:t>
            </w:r>
            <w:r w:rsidRPr="00C37C0B">
              <w:rPr>
                <w:rFonts w:ascii="Helvetica Neue" w:eastAsia="Arial" w:hAnsi="Helvetica Neue" w:cs="Arial"/>
                <w:sz w:val="18"/>
                <w:szCs w:val="18"/>
              </w:rPr>
              <w:t>0.005</w:t>
            </w:r>
          </w:p>
        </w:tc>
        <w:tc>
          <w:tcPr>
            <w:tcW w:w="2700" w:type="dxa"/>
            <w:shd w:val="clear" w:color="auto" w:fill="auto"/>
          </w:tcPr>
          <w:p w14:paraId="0E51C229" w14:textId="08541905" w:rsidR="005945C1" w:rsidRPr="00225202" w:rsidRDefault="006D201D" w:rsidP="005945C1">
            <w:pPr>
              <w:rPr>
                <w:rFonts w:ascii="Helvetica Neue" w:eastAsia="Arial" w:hAnsi="Helvetica Neue" w:cs="Arial"/>
                <w:sz w:val="18"/>
                <w:szCs w:val="18"/>
              </w:rPr>
            </w:pPr>
            <w:r w:rsidRPr="00225202">
              <w:rPr>
                <w:rFonts w:ascii="Helvetica Neue" w:eastAsia="Arial" w:hAnsi="Helvetica Neue" w:cs="Arial"/>
                <w:color w:val="000000"/>
                <w:sz w:val="18"/>
                <w:szCs w:val="18"/>
              </w:rPr>
              <w:t>±1 µmol kg</w:t>
            </w:r>
            <w:r w:rsidRPr="00225202">
              <w:rPr>
                <w:rFonts w:ascii="Helvetica Neue" w:eastAsia="Arial" w:hAnsi="Helvetica Neue" w:cs="Arial"/>
                <w:color w:val="000000"/>
                <w:sz w:val="18"/>
                <w:szCs w:val="18"/>
                <w:vertAlign w:val="superscript"/>
              </w:rPr>
              <w:t>-1</w:t>
            </w:r>
          </w:p>
        </w:tc>
        <w:tc>
          <w:tcPr>
            <w:tcW w:w="2520" w:type="dxa"/>
            <w:shd w:val="clear" w:color="auto" w:fill="auto"/>
          </w:tcPr>
          <w:p w14:paraId="719248B4" w14:textId="33D1FB19" w:rsidR="005945C1" w:rsidRPr="00225202" w:rsidRDefault="006D201D" w:rsidP="005945C1">
            <w:pPr>
              <w:rPr>
                <w:rFonts w:ascii="Helvetica Neue" w:eastAsia="Arial" w:hAnsi="Helvetica Neue" w:cs="Arial"/>
                <w:color w:val="000000"/>
                <w:sz w:val="18"/>
                <w:szCs w:val="18"/>
              </w:rPr>
            </w:pPr>
            <w:r w:rsidRPr="00225202">
              <w:rPr>
                <w:rFonts w:ascii="Helvetica Neue" w:eastAsia="Arial" w:hAnsi="Helvetica Neue" w:cs="Arial"/>
                <w:color w:val="000000"/>
                <w:sz w:val="18"/>
                <w:szCs w:val="18"/>
              </w:rPr>
              <w:t>±1 µmol kg</w:t>
            </w:r>
            <w:r w:rsidRPr="00225202">
              <w:rPr>
                <w:rFonts w:ascii="Helvetica Neue" w:eastAsia="Arial" w:hAnsi="Helvetica Neue" w:cs="Arial"/>
                <w:color w:val="000000"/>
                <w:sz w:val="18"/>
                <w:szCs w:val="18"/>
                <w:vertAlign w:val="superscript"/>
              </w:rPr>
              <w:t>-1</w:t>
            </w:r>
          </w:p>
        </w:tc>
      </w:tr>
      <w:tr w:rsidR="005945C1" w:rsidRPr="005C412B" w14:paraId="370ACB55" w14:textId="77777777" w:rsidTr="003F36EB">
        <w:trPr>
          <w:trHeight w:val="790"/>
        </w:trPr>
        <w:tc>
          <w:tcPr>
            <w:tcW w:w="1440" w:type="dxa"/>
            <w:shd w:val="clear" w:color="auto" w:fill="auto"/>
          </w:tcPr>
          <w:p w14:paraId="23ECF69E" w14:textId="1584C6E9" w:rsidR="005945C1" w:rsidRPr="005C412B" w:rsidRDefault="005945C1" w:rsidP="005945C1">
            <w:pPr>
              <w:rPr>
                <w:rFonts w:ascii="Helvetica Neue" w:eastAsia="Arial" w:hAnsi="Helvetica Neue" w:cs="Arial"/>
                <w:i/>
                <w:sz w:val="18"/>
                <w:szCs w:val="18"/>
              </w:rPr>
            </w:pPr>
            <w:r>
              <w:rPr>
                <w:rFonts w:ascii="Helvetica Neue" w:eastAsia="Arial" w:hAnsi="Helvetica Neue" w:cs="Arial"/>
                <w:b/>
                <w:sz w:val="18"/>
                <w:szCs w:val="18"/>
              </w:rPr>
              <w:t>Precision</w:t>
            </w:r>
          </w:p>
        </w:tc>
        <w:tc>
          <w:tcPr>
            <w:tcW w:w="1980" w:type="dxa"/>
            <w:shd w:val="clear" w:color="auto" w:fill="auto"/>
          </w:tcPr>
          <w:p w14:paraId="1F80B931" w14:textId="0F299279" w:rsidR="005945C1" w:rsidRPr="00C37C0B" w:rsidRDefault="005945C1" w:rsidP="005945C1">
            <w:pPr>
              <w:rPr>
                <w:rFonts w:ascii="Helvetica Neue" w:eastAsia="Arial" w:hAnsi="Helvetica Neue" w:cs="Arial"/>
                <w:sz w:val="18"/>
                <w:szCs w:val="18"/>
              </w:rPr>
            </w:pPr>
            <w:r w:rsidRPr="00C37C0B">
              <w:rPr>
                <w:rFonts w:ascii="Helvetica Neue" w:eastAsia="Arial" w:hAnsi="Helvetica Neue" w:cs="Arial"/>
                <w:color w:val="000000"/>
                <w:sz w:val="18"/>
                <w:szCs w:val="18"/>
              </w:rPr>
              <w:t>±0.000</w:t>
            </w:r>
            <w:r w:rsidR="001C601B" w:rsidRPr="00C37C0B">
              <w:rPr>
                <w:rFonts w:ascii="Helvetica Neue" w:eastAsia="Arial" w:hAnsi="Helvetica Neue" w:cs="Arial"/>
                <w:color w:val="000000"/>
                <w:sz w:val="18"/>
                <w:szCs w:val="18"/>
              </w:rPr>
              <w:t>5</w:t>
            </w:r>
          </w:p>
        </w:tc>
        <w:tc>
          <w:tcPr>
            <w:tcW w:w="2700" w:type="dxa"/>
            <w:shd w:val="clear" w:color="auto" w:fill="auto"/>
          </w:tcPr>
          <w:p w14:paraId="36573916" w14:textId="325FE52C" w:rsidR="005945C1" w:rsidRPr="00C37C0B" w:rsidRDefault="005945C1" w:rsidP="005945C1">
            <w:pPr>
              <w:rPr>
                <w:rFonts w:ascii="Helvetica Neue" w:eastAsia="Arial" w:hAnsi="Helvetica Neue" w:cs="Arial"/>
                <w:sz w:val="18"/>
                <w:szCs w:val="18"/>
              </w:rPr>
            </w:pPr>
            <w:r w:rsidRPr="00C37C0B">
              <w:rPr>
                <w:rFonts w:ascii="Helvetica Neue" w:eastAsia="Arial" w:hAnsi="Helvetica Neue" w:cs="Arial"/>
                <w:color w:val="000000"/>
                <w:sz w:val="18"/>
                <w:szCs w:val="18"/>
              </w:rPr>
              <w:t>±</w:t>
            </w:r>
            <w:r w:rsidR="00E433CA" w:rsidRPr="00C37C0B">
              <w:rPr>
                <w:rFonts w:ascii="Helvetica Neue" w:eastAsia="Arial" w:hAnsi="Helvetica Neue" w:cs="Arial"/>
                <w:color w:val="000000"/>
                <w:sz w:val="18"/>
                <w:szCs w:val="18"/>
              </w:rPr>
              <w:t>1</w:t>
            </w:r>
            <w:r w:rsidR="006D201D" w:rsidRPr="00C37C0B">
              <w:rPr>
                <w:rFonts w:ascii="Helvetica Neue" w:eastAsia="Arial" w:hAnsi="Helvetica Neue" w:cs="Arial"/>
                <w:color w:val="000000"/>
                <w:sz w:val="18"/>
                <w:szCs w:val="18"/>
              </w:rPr>
              <w:t xml:space="preserve"> µmol kg</w:t>
            </w:r>
            <w:r w:rsidR="006D201D" w:rsidRPr="00C37C0B">
              <w:rPr>
                <w:rFonts w:ascii="Helvetica Neue" w:eastAsia="Arial" w:hAnsi="Helvetica Neue" w:cs="Arial"/>
                <w:color w:val="000000"/>
                <w:sz w:val="18"/>
                <w:szCs w:val="18"/>
                <w:vertAlign w:val="superscript"/>
              </w:rPr>
              <w:t>-1</w:t>
            </w:r>
          </w:p>
        </w:tc>
        <w:tc>
          <w:tcPr>
            <w:tcW w:w="2520" w:type="dxa"/>
            <w:shd w:val="clear" w:color="auto" w:fill="auto"/>
          </w:tcPr>
          <w:p w14:paraId="4B35DAAE" w14:textId="1523CA93" w:rsidR="005945C1" w:rsidRPr="00C37C0B" w:rsidRDefault="006D201D" w:rsidP="005945C1">
            <w:pPr>
              <w:rPr>
                <w:rFonts w:ascii="Helvetica Neue" w:eastAsia="Arial" w:hAnsi="Helvetica Neue" w:cs="Arial"/>
                <w:sz w:val="18"/>
                <w:szCs w:val="18"/>
              </w:rPr>
            </w:pPr>
            <w:r w:rsidRPr="00C37C0B">
              <w:rPr>
                <w:rFonts w:ascii="Helvetica Neue" w:eastAsia="Arial" w:hAnsi="Helvetica Neue" w:cs="Arial"/>
                <w:color w:val="000000"/>
                <w:sz w:val="18"/>
                <w:szCs w:val="18"/>
              </w:rPr>
              <w:t>±1 µmol kg</w:t>
            </w:r>
            <w:r w:rsidRPr="00C37C0B">
              <w:rPr>
                <w:rFonts w:ascii="Helvetica Neue" w:eastAsia="Arial" w:hAnsi="Helvetica Neue" w:cs="Arial"/>
                <w:color w:val="000000"/>
                <w:sz w:val="18"/>
                <w:szCs w:val="18"/>
                <w:vertAlign w:val="superscript"/>
              </w:rPr>
              <w:t>-1</w:t>
            </w:r>
          </w:p>
        </w:tc>
      </w:tr>
    </w:tbl>
    <w:p w14:paraId="0F021351" w14:textId="77777777" w:rsidR="005945C1" w:rsidRDefault="005945C1">
      <w:pPr>
        <w:jc w:val="both"/>
        <w:rPr>
          <w:rFonts w:ascii="Helvetica Neue" w:eastAsia="Helvetica Neue" w:hAnsi="Helvetica Neue" w:cs="Helvetica Neue"/>
          <w:sz w:val="24"/>
          <w:szCs w:val="24"/>
        </w:rPr>
      </w:pPr>
    </w:p>
    <w:p w14:paraId="322D3E49" w14:textId="77777777" w:rsidR="005945C1" w:rsidRDefault="005945C1">
      <w:pPr>
        <w:jc w:val="both"/>
        <w:rPr>
          <w:rFonts w:ascii="Helvetica Neue" w:eastAsia="Helvetica Neue" w:hAnsi="Helvetica Neue" w:cs="Helvetica Neue"/>
          <w:sz w:val="24"/>
          <w:szCs w:val="24"/>
        </w:rPr>
      </w:pPr>
    </w:p>
    <w:p w14:paraId="70D73A8E" w14:textId="6D996E66" w:rsidR="00357AD9" w:rsidRPr="005C412B" w:rsidRDefault="00023EA3">
      <w:pPr>
        <w:jc w:val="both"/>
        <w:rPr>
          <w:rFonts w:ascii="Helvetica Neue" w:eastAsia="Helvetica Neue" w:hAnsi="Helvetica Neue" w:cs="Helvetica Neue"/>
          <w:b/>
          <w:sz w:val="24"/>
          <w:szCs w:val="24"/>
        </w:rPr>
      </w:pPr>
      <w:r w:rsidRPr="005C412B">
        <w:rPr>
          <w:rFonts w:ascii="Helvetica Neue" w:eastAsia="Helvetica Neue" w:hAnsi="Helvetica Neue" w:cs="Helvetica Neue"/>
          <w:sz w:val="24"/>
          <w:szCs w:val="24"/>
        </w:rPr>
        <w:t>8.</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Data Quality Assessments</w:t>
      </w:r>
    </w:p>
    <w:p w14:paraId="0BEE4C9B" w14:textId="77777777" w:rsidR="00357AD9" w:rsidRPr="005C412B" w:rsidRDefault="00357AD9">
      <w:pPr>
        <w:jc w:val="both"/>
        <w:rPr>
          <w:rFonts w:ascii="Helvetica Neue" w:eastAsia="Helvetica Neue" w:hAnsi="Helvetica Neue" w:cs="Helvetica Neue"/>
          <w:sz w:val="24"/>
          <w:szCs w:val="24"/>
        </w:rPr>
      </w:pPr>
    </w:p>
    <w:p w14:paraId="4FFD82E4" w14:textId="5586C744"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ab/>
        <w:t xml:space="preserve">A.  </w:t>
      </w:r>
      <w:r w:rsidRPr="005C412B">
        <w:rPr>
          <w:rFonts w:ascii="Helvetica Neue" w:eastAsia="Helvetica Neue" w:hAnsi="Helvetica Neue" w:cs="Helvetica Neue"/>
          <w:b/>
          <w:sz w:val="24"/>
          <w:szCs w:val="24"/>
        </w:rPr>
        <w:t>Data Representativeness</w:t>
      </w:r>
      <w:r w:rsidRPr="005C412B">
        <w:rPr>
          <w:rFonts w:ascii="Helvetica Neue" w:eastAsia="Helvetica Neue" w:hAnsi="Helvetica Neue" w:cs="Helvetica Neue"/>
          <w:sz w:val="24"/>
          <w:szCs w:val="24"/>
        </w:rPr>
        <w:t xml:space="preserve"> </w:t>
      </w:r>
    </w:p>
    <w:p w14:paraId="4B934197" w14:textId="77777777" w:rsidR="00357AD9" w:rsidRPr="005C412B" w:rsidRDefault="00357AD9">
      <w:pPr>
        <w:jc w:val="both"/>
        <w:rPr>
          <w:rFonts w:ascii="Helvetica Neue" w:eastAsia="Helvetica Neue" w:hAnsi="Helvetica Neue" w:cs="Helvetica Neue"/>
          <w:sz w:val="24"/>
          <w:szCs w:val="24"/>
        </w:rPr>
      </w:pPr>
    </w:p>
    <w:p w14:paraId="6B4812BF" w14:textId="40C0A1D9" w:rsidR="00357AD9" w:rsidRPr="005C412B" w:rsidRDefault="00023EA3" w:rsidP="003F36EB">
      <w:pPr>
        <w:ind w:left="108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Each glider deployment follows the standards used by the international glider community</w:t>
      </w:r>
      <w:r w:rsidR="003F36EB">
        <w:rPr>
          <w:rFonts w:ascii="Helvetica Neue" w:eastAsia="Helvetica Neue" w:hAnsi="Helvetica Neue" w:cs="Helvetica Neue"/>
          <w:sz w:val="24"/>
          <w:szCs w:val="24"/>
        </w:rPr>
        <w:t xml:space="preserve"> (Underwater Glider User Group: </w:t>
      </w:r>
      <w:hyperlink r:id="rId25" w:history="1">
        <w:r w:rsidR="003F36EB" w:rsidRPr="00264BEA">
          <w:rPr>
            <w:rStyle w:val="Hyperlink"/>
            <w:rFonts w:ascii="Helvetica Neue" w:eastAsia="Helvetica Neue" w:hAnsi="Helvetica Neue" w:cs="Helvetica Neue"/>
            <w:sz w:val="24"/>
            <w:szCs w:val="24"/>
          </w:rPr>
          <w:t>https://underwatergliders.org/index.php/glider-best-practices/</w:t>
        </w:r>
      </w:hyperlink>
      <w:r w:rsidR="003F36EB">
        <w:rPr>
          <w:rFonts w:ascii="Helvetica Neue" w:eastAsia="Helvetica Neue" w:hAnsi="Helvetica Neue" w:cs="Helvetica Neue"/>
          <w:sz w:val="24"/>
          <w:szCs w:val="24"/>
        </w:rPr>
        <w:t xml:space="preserve">; OceanGliders: </w:t>
      </w:r>
      <w:hyperlink r:id="rId26" w:history="1">
        <w:r w:rsidR="003F36EB" w:rsidRPr="00264BEA">
          <w:rPr>
            <w:rStyle w:val="Hyperlink"/>
            <w:rFonts w:ascii="Helvetica Neue" w:eastAsia="Helvetica Neue" w:hAnsi="Helvetica Neue" w:cs="Helvetica Neue"/>
            <w:sz w:val="24"/>
            <w:szCs w:val="24"/>
          </w:rPr>
          <w:t>https://www.oceangliders.org/taskteams/best_practices/</w:t>
        </w:r>
      </w:hyperlink>
      <w:r w:rsidR="003F36EB">
        <w:rPr>
          <w:rFonts w:ascii="Helvetica Neue" w:eastAsia="Helvetica Neue" w:hAnsi="Helvetica Neue" w:cs="Helvetica Neue"/>
          <w:sz w:val="24"/>
          <w:szCs w:val="24"/>
        </w:rPr>
        <w:t>).</w:t>
      </w:r>
      <w:r w:rsidRPr="005C412B">
        <w:rPr>
          <w:rFonts w:ascii="Helvetica Neue" w:eastAsia="Helvetica Neue" w:hAnsi="Helvetica Neue" w:cs="Helvetica Neue"/>
          <w:sz w:val="24"/>
          <w:szCs w:val="24"/>
        </w:rPr>
        <w:t xml:space="preserve"> These standards are designed to ensure sampling coverage and accuracy to ensure the data represent the structure of observed parameters along the mission path. Therefore, the data will represent the vertical and horizontal structure with resolution of 0.5 m and 120m in the vertical and horizontal, respectively. Given that we are following the same protocols and will use the same sensor configuration as other nationally certified glider missions, we anticipate the same level of precision and accuracy for this project in determining the vertical and horizontal structure of the parameters sampled by each glider. </w:t>
      </w:r>
    </w:p>
    <w:p w14:paraId="470421DF" w14:textId="77777777" w:rsidR="00357AD9" w:rsidRPr="005C412B" w:rsidRDefault="00357AD9">
      <w:pPr>
        <w:jc w:val="both"/>
        <w:rPr>
          <w:rFonts w:ascii="Helvetica Neue" w:eastAsia="Helvetica Neue" w:hAnsi="Helvetica Neue" w:cs="Helvetica Neue"/>
          <w:sz w:val="24"/>
          <w:szCs w:val="24"/>
        </w:rPr>
      </w:pPr>
    </w:p>
    <w:p w14:paraId="049444DA" w14:textId="2E97680D"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ab/>
        <w:t xml:space="preserve">B.  </w:t>
      </w:r>
      <w:r w:rsidRPr="005C412B">
        <w:rPr>
          <w:rFonts w:ascii="Helvetica Neue" w:eastAsia="Helvetica Neue" w:hAnsi="Helvetica Neue" w:cs="Helvetica Neue"/>
          <w:b/>
          <w:sz w:val="24"/>
          <w:szCs w:val="24"/>
        </w:rPr>
        <w:t>Data Comparability</w:t>
      </w:r>
      <w:r w:rsidRPr="005C412B">
        <w:rPr>
          <w:rFonts w:ascii="Helvetica Neue" w:eastAsia="Helvetica Neue" w:hAnsi="Helvetica Neue" w:cs="Helvetica Neue"/>
          <w:sz w:val="24"/>
          <w:szCs w:val="24"/>
        </w:rPr>
        <w:t xml:space="preserve"> </w:t>
      </w:r>
    </w:p>
    <w:p w14:paraId="472214B2" w14:textId="77777777" w:rsidR="00357AD9" w:rsidRPr="005C412B" w:rsidRDefault="00357AD9">
      <w:pPr>
        <w:jc w:val="both"/>
        <w:rPr>
          <w:rFonts w:ascii="Helvetica Neue" w:eastAsia="Helvetica Neue" w:hAnsi="Helvetica Neue" w:cs="Helvetica Neue"/>
          <w:sz w:val="24"/>
          <w:szCs w:val="24"/>
        </w:rPr>
      </w:pPr>
    </w:p>
    <w:p w14:paraId="0180BEAB" w14:textId="77777777" w:rsidR="00357AD9" w:rsidRPr="005C412B" w:rsidRDefault="00023EA3" w:rsidP="005C412B">
      <w:pPr>
        <w:ind w:left="108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The glider deployments and sensor calibration and maintenance will be conducted following national and international standards. Rutgers University supports glider operations as part of the U.S. Integrated Ocean Observing System (IOOS). Saba and Kohut contribute to both of these programs. This involvement will ensure that the glider datasets will be managed in a way consistent with the IOOS federally certified process. Consequently, data collected under this project will be directly comparable to other similarly certified missions around the world, including missions funded by other state, federal, and private sector entities.  </w:t>
      </w:r>
    </w:p>
    <w:p w14:paraId="431F5CF8" w14:textId="77777777" w:rsidR="00357AD9" w:rsidRPr="005C412B" w:rsidRDefault="00357AD9">
      <w:pPr>
        <w:ind w:left="1440"/>
        <w:jc w:val="both"/>
        <w:rPr>
          <w:rFonts w:ascii="Helvetica Neue" w:eastAsia="Helvetica Neue" w:hAnsi="Helvetica Neue" w:cs="Helvetica Neue"/>
          <w:sz w:val="24"/>
          <w:szCs w:val="24"/>
        </w:rPr>
      </w:pPr>
    </w:p>
    <w:p w14:paraId="253E6E70" w14:textId="017F873B"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9.</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Calibration Procedures and Preventive Maintenance</w:t>
      </w:r>
      <w:r w:rsidRPr="005C412B">
        <w:rPr>
          <w:rFonts w:ascii="Helvetica Neue" w:eastAsia="Helvetica Neue" w:hAnsi="Helvetica Neue" w:cs="Helvetica Neue"/>
          <w:sz w:val="24"/>
          <w:szCs w:val="24"/>
        </w:rPr>
        <w:t xml:space="preserve"> </w:t>
      </w:r>
    </w:p>
    <w:p w14:paraId="671F838B" w14:textId="77777777" w:rsidR="00357AD9" w:rsidRPr="005C412B" w:rsidRDefault="00357AD9">
      <w:pPr>
        <w:jc w:val="both"/>
        <w:rPr>
          <w:rFonts w:ascii="Helvetica Neue" w:eastAsia="Helvetica Neue" w:hAnsi="Helvetica Neue" w:cs="Helvetica Neue"/>
          <w:sz w:val="24"/>
          <w:szCs w:val="24"/>
        </w:rPr>
      </w:pPr>
    </w:p>
    <w:p w14:paraId="2E28E167" w14:textId="715BE9D2" w:rsidR="00DC427F" w:rsidRPr="00DC427F" w:rsidRDefault="00023EA3">
      <w:pPr>
        <w:ind w:left="720"/>
        <w:jc w:val="both"/>
        <w:rPr>
          <w:rFonts w:ascii="Helvetica Neue" w:eastAsia="Helvetica Neue" w:hAnsi="Helvetica Neue" w:cs="Helvetica Neue"/>
          <w:bCs/>
          <w:iCs/>
          <w:sz w:val="24"/>
          <w:szCs w:val="24"/>
          <w:u w:val="single"/>
        </w:rPr>
      </w:pPr>
      <w:r w:rsidRPr="00DC427F">
        <w:rPr>
          <w:rFonts w:ascii="Helvetica Neue" w:eastAsia="Helvetica Neue" w:hAnsi="Helvetica Neue" w:cs="Helvetica Neue"/>
          <w:bCs/>
          <w:iCs/>
          <w:sz w:val="24"/>
          <w:szCs w:val="24"/>
          <w:u w:val="single"/>
        </w:rPr>
        <w:t xml:space="preserve">Calibration Procedures </w:t>
      </w:r>
    </w:p>
    <w:p w14:paraId="3F0668ED" w14:textId="7A79190F"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Sensor quality assurance and data quality control will be conducted and documented. These techniques will be followed based on the scientific literature and manufacturer recommendations. Quality assurance procedures for each sensor include calibrations, regular sensor cleaning, and comparability/bias tests (Tables 2 and </w:t>
      </w:r>
      <w:r w:rsidR="005945C1">
        <w:rPr>
          <w:rFonts w:ascii="Helvetica Neue" w:eastAsia="Helvetica Neue" w:hAnsi="Helvetica Neue" w:cs="Helvetica Neue"/>
          <w:sz w:val="24"/>
          <w:szCs w:val="24"/>
        </w:rPr>
        <w:t>4</w:t>
      </w:r>
      <w:r w:rsidRPr="005C412B">
        <w:rPr>
          <w:rFonts w:ascii="Helvetica Neue" w:eastAsia="Helvetica Neue" w:hAnsi="Helvetica Neue" w:cs="Helvetica Neue"/>
          <w:sz w:val="24"/>
          <w:szCs w:val="24"/>
        </w:rPr>
        <w:t xml:space="preserve">). </w:t>
      </w:r>
    </w:p>
    <w:p w14:paraId="73F4287B" w14:textId="77777777" w:rsidR="00357AD9" w:rsidRPr="005C412B" w:rsidRDefault="00357AD9">
      <w:pPr>
        <w:ind w:left="720"/>
        <w:jc w:val="both"/>
        <w:rPr>
          <w:rFonts w:ascii="Helvetica Neue" w:eastAsia="Helvetica Neue" w:hAnsi="Helvetica Neue" w:cs="Helvetica Neue"/>
          <w:sz w:val="24"/>
          <w:szCs w:val="24"/>
        </w:rPr>
      </w:pPr>
    </w:p>
    <w:p w14:paraId="78C1F576" w14:textId="0EA655D3" w:rsidR="00357AD9" w:rsidRPr="005C412B" w:rsidRDefault="00023EA3" w:rsidP="00DC427F">
      <w:pPr>
        <w:ind w:left="720"/>
        <w:jc w:val="both"/>
        <w:rPr>
          <w:rFonts w:ascii="Helvetica Neue" w:eastAsia="Helvetica Neue" w:hAnsi="Helvetica Neue" w:cs="Helvetica Neue"/>
          <w:sz w:val="24"/>
          <w:szCs w:val="24"/>
        </w:rPr>
      </w:pPr>
      <w:r w:rsidRPr="00DC427F">
        <w:rPr>
          <w:rFonts w:ascii="Helvetica Neue" w:eastAsia="Helvetica Neue" w:hAnsi="Helvetica Neue" w:cs="Helvetica Neue"/>
          <w:i/>
          <w:iCs/>
          <w:sz w:val="24"/>
          <w:szCs w:val="24"/>
        </w:rPr>
        <w:t>CTD, DO, optical</w:t>
      </w:r>
      <w:r w:rsidR="005C412B" w:rsidRPr="00DC427F">
        <w:rPr>
          <w:rFonts w:ascii="Helvetica Neue" w:eastAsia="Helvetica Neue" w:hAnsi="Helvetica Neue" w:cs="Helvetica Neue"/>
          <w:i/>
          <w:iCs/>
          <w:sz w:val="24"/>
          <w:szCs w:val="24"/>
        </w:rPr>
        <w:t xml:space="preserve">, and pH </w:t>
      </w:r>
      <w:r w:rsidRPr="00DC427F">
        <w:rPr>
          <w:rFonts w:ascii="Helvetica Neue" w:eastAsia="Helvetica Neue" w:hAnsi="Helvetica Neue" w:cs="Helvetica Neue"/>
          <w:i/>
          <w:iCs/>
          <w:sz w:val="24"/>
          <w:szCs w:val="24"/>
        </w:rPr>
        <w:t>sensors</w:t>
      </w:r>
      <w:r w:rsidR="00DC427F">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The CTD, </w:t>
      </w:r>
      <w:r w:rsidR="005C412B">
        <w:rPr>
          <w:rFonts w:ascii="Helvetica Neue" w:eastAsia="Helvetica Neue" w:hAnsi="Helvetica Neue" w:cs="Helvetica Neue"/>
          <w:sz w:val="24"/>
          <w:szCs w:val="24"/>
        </w:rPr>
        <w:t xml:space="preserve">DO, optical, and </w:t>
      </w:r>
      <w:r w:rsidRPr="005C412B">
        <w:rPr>
          <w:rFonts w:ascii="Helvetica Neue" w:eastAsia="Helvetica Neue" w:hAnsi="Helvetica Neue" w:cs="Helvetica Neue"/>
          <w:sz w:val="24"/>
          <w:szCs w:val="24"/>
        </w:rPr>
        <w:t>pH</w:t>
      </w:r>
      <w:r w:rsidR="005C412B">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sensors will be calibrated by the factory annually. This is in accordance with recommended annual factory calibrations from the manufacturers. </w:t>
      </w:r>
    </w:p>
    <w:p w14:paraId="43F29698" w14:textId="77777777" w:rsidR="00357AD9" w:rsidRPr="005C412B" w:rsidRDefault="00357AD9">
      <w:pPr>
        <w:ind w:left="720"/>
        <w:jc w:val="both"/>
        <w:rPr>
          <w:rFonts w:ascii="Helvetica Neue" w:eastAsia="Helvetica Neue" w:hAnsi="Helvetica Neue" w:cs="Helvetica Neue"/>
          <w:sz w:val="24"/>
          <w:szCs w:val="24"/>
        </w:rPr>
      </w:pPr>
    </w:p>
    <w:p w14:paraId="7AECC674" w14:textId="77777777" w:rsidR="005D2D2C" w:rsidRDefault="00023EA3" w:rsidP="005D2D2C">
      <w:pPr>
        <w:ind w:left="720"/>
        <w:jc w:val="both"/>
        <w:rPr>
          <w:rFonts w:ascii="Helvetica Neue" w:eastAsia="Helvetica Neue" w:hAnsi="Helvetica Neue" w:cs="Helvetica Neue"/>
          <w:sz w:val="24"/>
          <w:szCs w:val="24"/>
        </w:rPr>
      </w:pPr>
      <w:r w:rsidRPr="00DC427F">
        <w:rPr>
          <w:rFonts w:ascii="Helvetica Neue" w:eastAsia="Helvetica Neue" w:hAnsi="Helvetica Neue" w:cs="Helvetica Neue"/>
          <w:i/>
          <w:iCs/>
          <w:sz w:val="24"/>
          <w:szCs w:val="24"/>
        </w:rPr>
        <w:t>pH/CTD</w:t>
      </w:r>
      <w:r w:rsidR="00DC427F">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The combined pH/CTD sensor may be cleaned and factory calibrated more frequently depending on field accuracy or level of biofouling upon inspection after each deployment (Saba et al. 2019, Thompson et al. 2021). </w:t>
      </w:r>
    </w:p>
    <w:p w14:paraId="038B944E" w14:textId="77777777" w:rsidR="005D2D2C" w:rsidRDefault="005D2D2C" w:rsidP="005D2D2C">
      <w:pPr>
        <w:ind w:left="720"/>
        <w:jc w:val="both"/>
        <w:rPr>
          <w:rFonts w:ascii="Helvetica Neue" w:eastAsia="Helvetica Neue" w:hAnsi="Helvetica Neue" w:cs="Helvetica Neue"/>
          <w:i/>
          <w:iCs/>
          <w:sz w:val="24"/>
          <w:szCs w:val="24"/>
        </w:rPr>
      </w:pPr>
    </w:p>
    <w:p w14:paraId="473AA0E7" w14:textId="50368959" w:rsidR="00357AD9" w:rsidRPr="005C412B" w:rsidRDefault="00023EA3" w:rsidP="005D2D2C">
      <w:pPr>
        <w:ind w:left="720"/>
        <w:jc w:val="both"/>
        <w:rPr>
          <w:rFonts w:ascii="Helvetica Neue" w:eastAsia="Helvetica Neue" w:hAnsi="Helvetica Neue" w:cs="Helvetica Neue"/>
          <w:sz w:val="24"/>
          <w:szCs w:val="24"/>
        </w:rPr>
      </w:pPr>
      <w:r w:rsidRPr="00DC427F">
        <w:rPr>
          <w:rFonts w:ascii="Helvetica Neue" w:eastAsia="Helvetica Neue" w:hAnsi="Helvetica Neue" w:cs="Helvetica Neue"/>
          <w:i/>
          <w:iCs/>
          <w:sz w:val="24"/>
          <w:szCs w:val="24"/>
        </w:rPr>
        <w:t>Active Acoustics (AZFP)</w:t>
      </w:r>
      <w:r w:rsidR="00DC427F">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Annual calibrations of the glider AZFP sensors will be conducted according to Reiss et al. (2021) in collaboration with bioacoustic experts at the Antarctic Ecosystem Research Division team at the NOAA Southwest Fisheries Science Center in La Jolla, San Diego. Their facility’s seawater tank, measuring 10 meters x 20 meters x 10 meters (width x length x depth) is large enough to conduct the calibrations without interference from tank walls and its bottom and therefore, is routinely used in glider-based acoustic calibrations. Acoustic calibrations will be conducted using a tungsten carbide sphere (12.7-38.1 mm diameter), following Foote et al. (1987) and Taylor and Lembke (2017). For calibration, each glider will be suspended at an angle of 22.7° and lowered until the transducers are 1 m below the surface. The target sphere will be suspended by monofilament line directly below the glider AZFP sensor. The sphere will be suspended approximately 3–4 m from the transducers, avoiding the 5m range where echoes from the tank surface might interfere with the calibration. The upper 10% of on-axis acoustic returns from the beam of each transducer will be used to determine gains and offsets for calibration (Demer et al. 2015), and glider CTD-measured </w:t>
      </w:r>
      <w:r w:rsidRPr="005C412B">
        <w:rPr>
          <w:rFonts w:ascii="Helvetica Neue" w:eastAsia="Helvetica Neue" w:hAnsi="Helvetica Neue" w:cs="Helvetica Neue"/>
          <w:i/>
          <w:sz w:val="24"/>
          <w:szCs w:val="24"/>
        </w:rPr>
        <w:t xml:space="preserve">in situ </w:t>
      </w:r>
      <w:r w:rsidRPr="005C412B">
        <w:rPr>
          <w:rFonts w:ascii="Helvetica Neue" w:eastAsia="Helvetica Neue" w:hAnsi="Helvetica Neue" w:cs="Helvetica Neue"/>
          <w:sz w:val="24"/>
          <w:szCs w:val="24"/>
        </w:rPr>
        <w:t xml:space="preserve">salinity and water temperature will be used to adjust the sound speed in calculations using the echosounders. This calibration process will be repeated for each individual frequency channel on each AZFP sensor. dB offsets for each channel will be recorded and </w:t>
      </w:r>
      <w:ins w:id="48" w:author="Delphine Mossman" w:date="2024-12-04T10:47:00Z">
        <w:r w:rsidR="00FF2867">
          <w:rPr>
            <w:rFonts w:ascii="Helvetica Neue" w:eastAsia="Helvetica Neue" w:hAnsi="Helvetica Neue" w:cs="Helvetica Neue"/>
            <w:sz w:val="24"/>
            <w:szCs w:val="24"/>
          </w:rPr>
          <w:t xml:space="preserve">any that are greater than 2 dB will be </w:t>
        </w:r>
      </w:ins>
      <w:r w:rsidRPr="005C412B">
        <w:rPr>
          <w:rFonts w:ascii="Helvetica Neue" w:eastAsia="Helvetica Neue" w:hAnsi="Helvetica Neue" w:cs="Helvetica Neue"/>
          <w:sz w:val="24"/>
          <w:szCs w:val="24"/>
        </w:rPr>
        <w:t>applied to the data collected during the New Jersey coastal shelf glider deployments within that calibration year.</w:t>
      </w:r>
    </w:p>
    <w:p w14:paraId="2F3B9224" w14:textId="77777777" w:rsidR="00357AD9" w:rsidRPr="005C412B" w:rsidRDefault="00357AD9">
      <w:pPr>
        <w:ind w:left="720"/>
        <w:jc w:val="both"/>
        <w:rPr>
          <w:rFonts w:ascii="Helvetica Neue" w:eastAsia="Helvetica Neue" w:hAnsi="Helvetica Neue" w:cs="Helvetica Neue"/>
          <w:sz w:val="24"/>
          <w:szCs w:val="24"/>
        </w:rPr>
      </w:pPr>
    </w:p>
    <w:p w14:paraId="1B6228DA" w14:textId="30BBF257" w:rsidR="00357AD9" w:rsidRPr="00DC427F" w:rsidRDefault="00023EA3" w:rsidP="00DC427F">
      <w:pPr>
        <w:ind w:left="720"/>
        <w:jc w:val="both"/>
        <w:rPr>
          <w:rFonts w:ascii="Helvetica Neue" w:eastAsia="Helvetica Neue" w:hAnsi="Helvetica Neue" w:cs="Helvetica Neue"/>
          <w:sz w:val="24"/>
          <w:szCs w:val="24"/>
          <w:u w:val="single"/>
        </w:rPr>
      </w:pPr>
      <w:r w:rsidRPr="00DC427F">
        <w:rPr>
          <w:rFonts w:ascii="Helvetica Neue" w:eastAsia="Helvetica Neue" w:hAnsi="Helvetica Neue" w:cs="Helvetica Neue"/>
          <w:i/>
          <w:iCs/>
          <w:sz w:val="24"/>
          <w:szCs w:val="24"/>
        </w:rPr>
        <w:t>DMON (Passive Acoustics)</w:t>
      </w:r>
      <w:r w:rsidR="00DC427F">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The ceramics within the sensor are calibrated as described by the manufacturer, from which calibration data are derived for hydrophones after pre-amp and system gains are applied. </w:t>
      </w:r>
    </w:p>
    <w:p w14:paraId="1FC5E866" w14:textId="77777777" w:rsidR="00357AD9" w:rsidRPr="005C412B" w:rsidRDefault="00023EA3">
      <w:pPr>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ab/>
      </w:r>
    </w:p>
    <w:tbl>
      <w:tblPr>
        <w:tblStyle w:val="a1"/>
        <w:tblW w:w="864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1440"/>
        <w:gridCol w:w="1350"/>
        <w:gridCol w:w="1800"/>
        <w:gridCol w:w="1530"/>
        <w:gridCol w:w="1440"/>
      </w:tblGrid>
      <w:tr w:rsidR="00357AD9" w:rsidRPr="005C412B" w14:paraId="422B2968" w14:textId="77777777">
        <w:tc>
          <w:tcPr>
            <w:tcW w:w="8640" w:type="dxa"/>
            <w:gridSpan w:val="6"/>
            <w:shd w:val="clear" w:color="auto" w:fill="auto"/>
          </w:tcPr>
          <w:p w14:paraId="06714330" w14:textId="3017328B" w:rsidR="00357AD9" w:rsidRPr="005C412B" w:rsidRDefault="00023EA3">
            <w:pPr>
              <w:rPr>
                <w:rFonts w:ascii="Helvetica Neue" w:eastAsia="Arial" w:hAnsi="Helvetica Neue" w:cs="Arial"/>
                <w:b/>
              </w:rPr>
            </w:pPr>
            <w:r w:rsidRPr="005C412B">
              <w:rPr>
                <w:rFonts w:ascii="Helvetica Neue" w:eastAsia="Arial" w:hAnsi="Helvetica Neue" w:cs="Arial"/>
                <w:b/>
              </w:rPr>
              <w:t xml:space="preserve">Table </w:t>
            </w:r>
            <w:r w:rsidR="005945C1">
              <w:rPr>
                <w:rFonts w:ascii="Helvetica Neue" w:eastAsia="Arial" w:hAnsi="Helvetica Neue" w:cs="Arial"/>
                <w:b/>
              </w:rPr>
              <w:t>4</w:t>
            </w:r>
          </w:p>
        </w:tc>
      </w:tr>
      <w:tr w:rsidR="00357AD9" w:rsidRPr="005C412B" w14:paraId="21D97599" w14:textId="77777777" w:rsidTr="00DB5408">
        <w:tc>
          <w:tcPr>
            <w:tcW w:w="1080" w:type="dxa"/>
            <w:shd w:val="clear" w:color="auto" w:fill="auto"/>
          </w:tcPr>
          <w:p w14:paraId="0CE051A0"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Analyte</w:t>
            </w:r>
          </w:p>
        </w:tc>
        <w:tc>
          <w:tcPr>
            <w:tcW w:w="1440" w:type="dxa"/>
            <w:shd w:val="clear" w:color="auto" w:fill="auto"/>
          </w:tcPr>
          <w:p w14:paraId="14A82E9C"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DQI</w:t>
            </w:r>
          </w:p>
        </w:tc>
        <w:tc>
          <w:tcPr>
            <w:tcW w:w="1350" w:type="dxa"/>
            <w:shd w:val="clear" w:color="auto" w:fill="auto"/>
          </w:tcPr>
          <w:p w14:paraId="1310D517"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Field QC Check</w:t>
            </w:r>
          </w:p>
        </w:tc>
        <w:tc>
          <w:tcPr>
            <w:tcW w:w="1800" w:type="dxa"/>
            <w:shd w:val="clear" w:color="auto" w:fill="auto"/>
          </w:tcPr>
          <w:p w14:paraId="07CB9299"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Frequency of Collection</w:t>
            </w:r>
          </w:p>
        </w:tc>
        <w:tc>
          <w:tcPr>
            <w:tcW w:w="1530" w:type="dxa"/>
            <w:shd w:val="clear" w:color="auto" w:fill="auto"/>
          </w:tcPr>
          <w:p w14:paraId="27C3B6C0"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Acceptance Criteria</w:t>
            </w:r>
          </w:p>
        </w:tc>
        <w:tc>
          <w:tcPr>
            <w:tcW w:w="1440" w:type="dxa"/>
            <w:shd w:val="clear" w:color="auto" w:fill="auto"/>
          </w:tcPr>
          <w:p w14:paraId="1A469BF3"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Corrective Actions</w:t>
            </w:r>
          </w:p>
        </w:tc>
      </w:tr>
      <w:tr w:rsidR="00357AD9" w:rsidRPr="005C412B" w14:paraId="1C0F5D2B" w14:textId="77777777" w:rsidTr="00DB5408">
        <w:tc>
          <w:tcPr>
            <w:tcW w:w="1080" w:type="dxa"/>
            <w:shd w:val="clear" w:color="auto" w:fill="auto"/>
          </w:tcPr>
          <w:p w14:paraId="2E812A87"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CTD</w:t>
            </w:r>
          </w:p>
        </w:tc>
        <w:tc>
          <w:tcPr>
            <w:tcW w:w="1440" w:type="dxa"/>
            <w:shd w:val="clear" w:color="auto" w:fill="auto"/>
          </w:tcPr>
          <w:p w14:paraId="2C493C82"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Comparability and bias</w:t>
            </w:r>
          </w:p>
        </w:tc>
        <w:tc>
          <w:tcPr>
            <w:tcW w:w="1350" w:type="dxa"/>
            <w:shd w:val="clear" w:color="auto" w:fill="auto"/>
          </w:tcPr>
          <w:p w14:paraId="10A31B4D"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i/>
                <w:sz w:val="18"/>
                <w:szCs w:val="18"/>
              </w:rPr>
              <w:t>In situ</w:t>
            </w:r>
            <w:r w:rsidRPr="005C412B">
              <w:rPr>
                <w:rFonts w:ascii="Helvetica Neue" w:eastAsia="Arial" w:hAnsi="Helvetica Neue" w:cs="Arial"/>
                <w:sz w:val="18"/>
                <w:szCs w:val="18"/>
              </w:rPr>
              <w:t xml:space="preserve"> comparison with a second, factory calibrated CTD</w:t>
            </w:r>
          </w:p>
        </w:tc>
        <w:tc>
          <w:tcPr>
            <w:tcW w:w="1800" w:type="dxa"/>
            <w:shd w:val="clear" w:color="auto" w:fill="auto"/>
          </w:tcPr>
          <w:p w14:paraId="5C5B04CE"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At the time of each glider deployment &amp; recovery</w:t>
            </w:r>
          </w:p>
        </w:tc>
        <w:tc>
          <w:tcPr>
            <w:tcW w:w="1530" w:type="dxa"/>
            <w:shd w:val="clear" w:color="auto" w:fill="auto"/>
          </w:tcPr>
          <w:p w14:paraId="2AD436A4"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Within ‘Comparability or Accuracy’ range listed in Table 2</w:t>
            </w:r>
          </w:p>
        </w:tc>
        <w:tc>
          <w:tcPr>
            <w:tcW w:w="1440" w:type="dxa"/>
            <w:shd w:val="clear" w:color="auto" w:fill="auto"/>
          </w:tcPr>
          <w:p w14:paraId="2A410952"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Suspect values are flagged as described in this document.</w:t>
            </w:r>
          </w:p>
        </w:tc>
      </w:tr>
      <w:tr w:rsidR="00357AD9" w:rsidRPr="005C412B" w14:paraId="259F1861" w14:textId="77777777" w:rsidTr="00DB5408">
        <w:tc>
          <w:tcPr>
            <w:tcW w:w="1080" w:type="dxa"/>
            <w:shd w:val="clear" w:color="auto" w:fill="auto"/>
          </w:tcPr>
          <w:p w14:paraId="1475EDF3"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CTD</w:t>
            </w:r>
          </w:p>
        </w:tc>
        <w:tc>
          <w:tcPr>
            <w:tcW w:w="1440" w:type="dxa"/>
            <w:shd w:val="clear" w:color="auto" w:fill="auto"/>
          </w:tcPr>
          <w:p w14:paraId="0B364704"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All</w:t>
            </w:r>
          </w:p>
        </w:tc>
        <w:tc>
          <w:tcPr>
            <w:tcW w:w="1350" w:type="dxa"/>
            <w:shd w:val="clear" w:color="auto" w:fill="auto"/>
          </w:tcPr>
          <w:p w14:paraId="3C4F1FB9"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Manufacturer Factory Calibration and cleaning</w:t>
            </w:r>
          </w:p>
        </w:tc>
        <w:tc>
          <w:tcPr>
            <w:tcW w:w="1800" w:type="dxa"/>
            <w:shd w:val="clear" w:color="auto" w:fill="auto"/>
          </w:tcPr>
          <w:p w14:paraId="4280C9AF"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Annually</w:t>
            </w:r>
          </w:p>
        </w:tc>
        <w:tc>
          <w:tcPr>
            <w:tcW w:w="1530" w:type="dxa"/>
            <w:shd w:val="clear" w:color="auto" w:fill="auto"/>
          </w:tcPr>
          <w:p w14:paraId="61C6115E"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Within ‘Comparability or Accuracy’ range listed in Table 2</w:t>
            </w:r>
          </w:p>
        </w:tc>
        <w:tc>
          <w:tcPr>
            <w:tcW w:w="1440" w:type="dxa"/>
            <w:shd w:val="clear" w:color="auto" w:fill="auto"/>
          </w:tcPr>
          <w:p w14:paraId="06953857"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Recalibrate until data quality meets criteria listed in Table 2</w:t>
            </w:r>
          </w:p>
        </w:tc>
      </w:tr>
      <w:tr w:rsidR="00357AD9" w:rsidRPr="005C412B" w14:paraId="55B01BBE" w14:textId="77777777" w:rsidTr="00DB5408">
        <w:trPr>
          <w:trHeight w:val="1664"/>
        </w:trPr>
        <w:tc>
          <w:tcPr>
            <w:tcW w:w="1080" w:type="dxa"/>
            <w:shd w:val="clear" w:color="auto" w:fill="auto"/>
          </w:tcPr>
          <w:p w14:paraId="6377129C"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pH</w:t>
            </w:r>
          </w:p>
        </w:tc>
        <w:tc>
          <w:tcPr>
            <w:tcW w:w="1440" w:type="dxa"/>
            <w:shd w:val="clear" w:color="auto" w:fill="auto"/>
          </w:tcPr>
          <w:p w14:paraId="6A11CE8D"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Comparability and bias</w:t>
            </w:r>
          </w:p>
        </w:tc>
        <w:tc>
          <w:tcPr>
            <w:tcW w:w="1350" w:type="dxa"/>
            <w:shd w:val="clear" w:color="auto" w:fill="auto"/>
          </w:tcPr>
          <w:p w14:paraId="482DD5EF"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Discrete seawater sample collection</w:t>
            </w:r>
          </w:p>
        </w:tc>
        <w:tc>
          <w:tcPr>
            <w:tcW w:w="1800" w:type="dxa"/>
            <w:shd w:val="clear" w:color="auto" w:fill="auto"/>
          </w:tcPr>
          <w:p w14:paraId="2174FC15"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At the time of each glider deployment &amp; recovery</w:t>
            </w:r>
          </w:p>
        </w:tc>
        <w:tc>
          <w:tcPr>
            <w:tcW w:w="1530" w:type="dxa"/>
            <w:shd w:val="clear" w:color="auto" w:fill="auto"/>
          </w:tcPr>
          <w:p w14:paraId="1FF76555"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Within ‘Comparability or Accuracy’ range listed in Table 2</w:t>
            </w:r>
          </w:p>
        </w:tc>
        <w:tc>
          <w:tcPr>
            <w:tcW w:w="1440" w:type="dxa"/>
            <w:shd w:val="clear" w:color="auto" w:fill="auto"/>
          </w:tcPr>
          <w:p w14:paraId="70F72E17"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Suspect values are flagged as described in this document.</w:t>
            </w:r>
          </w:p>
        </w:tc>
      </w:tr>
      <w:tr w:rsidR="00357AD9" w:rsidRPr="005C412B" w14:paraId="48EF2049" w14:textId="77777777" w:rsidTr="00DB5408">
        <w:tc>
          <w:tcPr>
            <w:tcW w:w="1080" w:type="dxa"/>
            <w:shd w:val="clear" w:color="auto" w:fill="auto"/>
          </w:tcPr>
          <w:p w14:paraId="60253DBC"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pH</w:t>
            </w:r>
          </w:p>
        </w:tc>
        <w:tc>
          <w:tcPr>
            <w:tcW w:w="1440" w:type="dxa"/>
            <w:shd w:val="clear" w:color="auto" w:fill="auto"/>
          </w:tcPr>
          <w:p w14:paraId="0FBE3CDA"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All</w:t>
            </w:r>
          </w:p>
        </w:tc>
        <w:tc>
          <w:tcPr>
            <w:tcW w:w="1350" w:type="dxa"/>
            <w:shd w:val="clear" w:color="auto" w:fill="auto"/>
          </w:tcPr>
          <w:p w14:paraId="10312BB9"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Manufacturer Factory Calibration and cleaning</w:t>
            </w:r>
          </w:p>
        </w:tc>
        <w:tc>
          <w:tcPr>
            <w:tcW w:w="1800" w:type="dxa"/>
            <w:shd w:val="clear" w:color="auto" w:fill="auto"/>
          </w:tcPr>
          <w:p w14:paraId="49671858"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Annually, or more frequently depending on field accuracy or level of biofouling upon inspection after each glider mission</w:t>
            </w:r>
          </w:p>
        </w:tc>
        <w:tc>
          <w:tcPr>
            <w:tcW w:w="1530" w:type="dxa"/>
            <w:shd w:val="clear" w:color="auto" w:fill="auto"/>
          </w:tcPr>
          <w:p w14:paraId="131DD465"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Within ‘Comparability or Accuracy’ range listed in Table 2</w:t>
            </w:r>
          </w:p>
        </w:tc>
        <w:tc>
          <w:tcPr>
            <w:tcW w:w="1440" w:type="dxa"/>
            <w:shd w:val="clear" w:color="auto" w:fill="auto"/>
          </w:tcPr>
          <w:p w14:paraId="7A69D3CC"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Recalibrate until data quality meets criteria listed in Table 2</w:t>
            </w:r>
          </w:p>
        </w:tc>
      </w:tr>
      <w:tr w:rsidR="00357AD9" w:rsidRPr="005C412B" w14:paraId="2CE0B4CF" w14:textId="77777777" w:rsidTr="00DB5408">
        <w:tc>
          <w:tcPr>
            <w:tcW w:w="1080" w:type="dxa"/>
            <w:shd w:val="clear" w:color="auto" w:fill="auto"/>
          </w:tcPr>
          <w:p w14:paraId="18B66F02"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DO</w:t>
            </w:r>
          </w:p>
        </w:tc>
        <w:tc>
          <w:tcPr>
            <w:tcW w:w="1440" w:type="dxa"/>
            <w:shd w:val="clear" w:color="auto" w:fill="auto"/>
          </w:tcPr>
          <w:p w14:paraId="29CD5514"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All</w:t>
            </w:r>
          </w:p>
        </w:tc>
        <w:tc>
          <w:tcPr>
            <w:tcW w:w="1350" w:type="dxa"/>
            <w:shd w:val="clear" w:color="auto" w:fill="auto"/>
          </w:tcPr>
          <w:p w14:paraId="4545A054" w14:textId="6A871BA1"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In-house calibration</w:t>
            </w:r>
            <w:r w:rsidR="00320515">
              <w:rPr>
                <w:rFonts w:ascii="Helvetica Neue" w:eastAsia="Arial" w:hAnsi="Helvetica Neue" w:cs="Arial"/>
                <w:sz w:val="18"/>
                <w:szCs w:val="18"/>
              </w:rPr>
              <w:t xml:space="preserve"> </w:t>
            </w:r>
            <w:r w:rsidR="00043145">
              <w:rPr>
                <w:rFonts w:ascii="Helvetica Neue" w:eastAsia="Arial" w:hAnsi="Helvetica Neue" w:cs="Arial"/>
                <w:sz w:val="18"/>
                <w:szCs w:val="18"/>
              </w:rPr>
              <w:t>verification</w:t>
            </w:r>
          </w:p>
        </w:tc>
        <w:tc>
          <w:tcPr>
            <w:tcW w:w="1800" w:type="dxa"/>
            <w:shd w:val="clear" w:color="auto" w:fill="auto"/>
          </w:tcPr>
          <w:p w14:paraId="1B249BF9" w14:textId="102AC544" w:rsidR="00357AD9" w:rsidRPr="005C412B" w:rsidRDefault="00B548E3">
            <w:pPr>
              <w:rPr>
                <w:rFonts w:ascii="Helvetica Neue" w:eastAsia="Arial" w:hAnsi="Helvetica Neue" w:cs="Arial"/>
                <w:sz w:val="18"/>
                <w:szCs w:val="18"/>
              </w:rPr>
            </w:pPr>
            <w:r>
              <w:rPr>
                <w:rFonts w:ascii="Helvetica Neue" w:eastAsia="Arial" w:hAnsi="Helvetica Neue" w:cs="Arial"/>
                <w:sz w:val="18"/>
                <w:szCs w:val="18"/>
              </w:rPr>
              <w:t>Before and after</w:t>
            </w:r>
            <w:r w:rsidR="00023EA3" w:rsidRPr="005C412B">
              <w:rPr>
                <w:rFonts w:ascii="Helvetica Neue" w:eastAsia="Arial" w:hAnsi="Helvetica Neue" w:cs="Arial"/>
                <w:sz w:val="18"/>
                <w:szCs w:val="18"/>
              </w:rPr>
              <w:t xml:space="preserve"> each glider deployment</w:t>
            </w:r>
          </w:p>
        </w:tc>
        <w:tc>
          <w:tcPr>
            <w:tcW w:w="1530" w:type="dxa"/>
            <w:shd w:val="clear" w:color="auto" w:fill="auto"/>
          </w:tcPr>
          <w:p w14:paraId="668050AF"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Within ‘Comparability or Accuracy’ range listed in Table 2</w:t>
            </w:r>
          </w:p>
        </w:tc>
        <w:tc>
          <w:tcPr>
            <w:tcW w:w="1440" w:type="dxa"/>
            <w:shd w:val="clear" w:color="auto" w:fill="auto"/>
          </w:tcPr>
          <w:p w14:paraId="63A43060"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Suspect values are flagged as described in this document.</w:t>
            </w:r>
          </w:p>
        </w:tc>
      </w:tr>
      <w:tr w:rsidR="00357AD9" w:rsidRPr="005C412B" w14:paraId="32C7C51D" w14:textId="77777777" w:rsidTr="00DB5408">
        <w:tc>
          <w:tcPr>
            <w:tcW w:w="1080" w:type="dxa"/>
            <w:shd w:val="clear" w:color="auto" w:fill="auto"/>
          </w:tcPr>
          <w:p w14:paraId="43852C2F"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DO</w:t>
            </w:r>
          </w:p>
        </w:tc>
        <w:tc>
          <w:tcPr>
            <w:tcW w:w="1440" w:type="dxa"/>
            <w:shd w:val="clear" w:color="auto" w:fill="auto"/>
          </w:tcPr>
          <w:p w14:paraId="66FCEFBF"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All</w:t>
            </w:r>
          </w:p>
        </w:tc>
        <w:tc>
          <w:tcPr>
            <w:tcW w:w="1350" w:type="dxa"/>
            <w:shd w:val="clear" w:color="auto" w:fill="auto"/>
          </w:tcPr>
          <w:p w14:paraId="10866914"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Manufacturer Factory Calibration and cleaning</w:t>
            </w:r>
          </w:p>
        </w:tc>
        <w:tc>
          <w:tcPr>
            <w:tcW w:w="1800" w:type="dxa"/>
            <w:shd w:val="clear" w:color="auto" w:fill="auto"/>
          </w:tcPr>
          <w:p w14:paraId="0F79CCF4"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Annually</w:t>
            </w:r>
          </w:p>
        </w:tc>
        <w:tc>
          <w:tcPr>
            <w:tcW w:w="1530" w:type="dxa"/>
            <w:shd w:val="clear" w:color="auto" w:fill="auto"/>
          </w:tcPr>
          <w:p w14:paraId="4EB87851"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Within ‘Comparability or Accuracy’ range listed in Table 2</w:t>
            </w:r>
          </w:p>
        </w:tc>
        <w:tc>
          <w:tcPr>
            <w:tcW w:w="1440" w:type="dxa"/>
            <w:shd w:val="clear" w:color="auto" w:fill="auto"/>
          </w:tcPr>
          <w:p w14:paraId="15ECA6CD"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Recalibrate until data quality meets criteria listed in Table 2</w:t>
            </w:r>
          </w:p>
        </w:tc>
      </w:tr>
      <w:tr w:rsidR="00357AD9" w:rsidRPr="005C412B" w14:paraId="3B5410E2" w14:textId="77777777" w:rsidTr="00DB5408">
        <w:trPr>
          <w:trHeight w:val="806"/>
        </w:trPr>
        <w:tc>
          <w:tcPr>
            <w:tcW w:w="1080" w:type="dxa"/>
            <w:shd w:val="clear" w:color="auto" w:fill="auto"/>
          </w:tcPr>
          <w:p w14:paraId="34E1BDAE"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Optics</w:t>
            </w:r>
          </w:p>
        </w:tc>
        <w:tc>
          <w:tcPr>
            <w:tcW w:w="1440" w:type="dxa"/>
            <w:shd w:val="clear" w:color="auto" w:fill="auto"/>
          </w:tcPr>
          <w:p w14:paraId="53369560"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All</w:t>
            </w:r>
          </w:p>
        </w:tc>
        <w:tc>
          <w:tcPr>
            <w:tcW w:w="1350" w:type="dxa"/>
            <w:shd w:val="clear" w:color="auto" w:fill="auto"/>
          </w:tcPr>
          <w:p w14:paraId="700D638E"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Manufacturer Factory Calibration and cleaning</w:t>
            </w:r>
          </w:p>
        </w:tc>
        <w:tc>
          <w:tcPr>
            <w:tcW w:w="1800" w:type="dxa"/>
            <w:shd w:val="clear" w:color="auto" w:fill="auto"/>
          </w:tcPr>
          <w:p w14:paraId="4CB13D10"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Annually</w:t>
            </w:r>
          </w:p>
        </w:tc>
        <w:tc>
          <w:tcPr>
            <w:tcW w:w="1530" w:type="dxa"/>
            <w:shd w:val="clear" w:color="auto" w:fill="auto"/>
          </w:tcPr>
          <w:p w14:paraId="46808007"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Within ‘Comparability or Accuracy’ range listed in Table 2</w:t>
            </w:r>
          </w:p>
        </w:tc>
        <w:tc>
          <w:tcPr>
            <w:tcW w:w="1440" w:type="dxa"/>
            <w:shd w:val="clear" w:color="auto" w:fill="auto"/>
          </w:tcPr>
          <w:p w14:paraId="4ABC77FD"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Recalibrate until data quality meets criteria listed in Table 2</w:t>
            </w:r>
          </w:p>
        </w:tc>
      </w:tr>
      <w:tr w:rsidR="00357AD9" w:rsidRPr="005C412B" w14:paraId="3EDB6AF4" w14:textId="77777777" w:rsidTr="00DB5408">
        <w:trPr>
          <w:trHeight w:val="806"/>
        </w:trPr>
        <w:tc>
          <w:tcPr>
            <w:tcW w:w="1080" w:type="dxa"/>
            <w:shd w:val="clear" w:color="auto" w:fill="auto"/>
          </w:tcPr>
          <w:p w14:paraId="23187E21"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Optics</w:t>
            </w:r>
          </w:p>
        </w:tc>
        <w:tc>
          <w:tcPr>
            <w:tcW w:w="1440" w:type="dxa"/>
            <w:shd w:val="clear" w:color="auto" w:fill="auto"/>
          </w:tcPr>
          <w:p w14:paraId="7DAB6B29"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Comparability and bias</w:t>
            </w:r>
          </w:p>
        </w:tc>
        <w:tc>
          <w:tcPr>
            <w:tcW w:w="1350" w:type="dxa"/>
            <w:shd w:val="clear" w:color="auto" w:fill="auto"/>
          </w:tcPr>
          <w:p w14:paraId="343B066C"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In-house verification of factory calibration</w:t>
            </w:r>
          </w:p>
        </w:tc>
        <w:tc>
          <w:tcPr>
            <w:tcW w:w="1800" w:type="dxa"/>
            <w:shd w:val="clear" w:color="auto" w:fill="auto"/>
          </w:tcPr>
          <w:p w14:paraId="577220E5"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Before each deployment</w:t>
            </w:r>
          </w:p>
        </w:tc>
        <w:tc>
          <w:tcPr>
            <w:tcW w:w="1530" w:type="dxa"/>
            <w:shd w:val="clear" w:color="auto" w:fill="auto"/>
          </w:tcPr>
          <w:p w14:paraId="5064CBDB"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Within ‘Comparability or Accuracy’ range listed in Table 2</w:t>
            </w:r>
          </w:p>
        </w:tc>
        <w:tc>
          <w:tcPr>
            <w:tcW w:w="1440" w:type="dxa"/>
            <w:shd w:val="clear" w:color="auto" w:fill="auto"/>
          </w:tcPr>
          <w:p w14:paraId="45ED6228"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Recalibrate until data quality meets criteria listed in Table 2</w:t>
            </w:r>
          </w:p>
        </w:tc>
      </w:tr>
      <w:tr w:rsidR="00357AD9" w:rsidRPr="005C412B" w14:paraId="7C7698F3" w14:textId="77777777" w:rsidTr="00DB5408">
        <w:trPr>
          <w:trHeight w:val="1112"/>
        </w:trPr>
        <w:tc>
          <w:tcPr>
            <w:tcW w:w="1080" w:type="dxa"/>
            <w:shd w:val="clear" w:color="auto" w:fill="auto"/>
          </w:tcPr>
          <w:p w14:paraId="02A2E4FE"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AZFP active acoustics</w:t>
            </w:r>
          </w:p>
        </w:tc>
        <w:tc>
          <w:tcPr>
            <w:tcW w:w="1440" w:type="dxa"/>
            <w:shd w:val="clear" w:color="auto" w:fill="auto"/>
          </w:tcPr>
          <w:p w14:paraId="3E37894A"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All</w:t>
            </w:r>
          </w:p>
        </w:tc>
        <w:tc>
          <w:tcPr>
            <w:tcW w:w="1350" w:type="dxa"/>
            <w:shd w:val="clear" w:color="auto" w:fill="auto"/>
          </w:tcPr>
          <w:p w14:paraId="739AAB62"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In-house calibration</w:t>
            </w:r>
          </w:p>
        </w:tc>
        <w:tc>
          <w:tcPr>
            <w:tcW w:w="1800" w:type="dxa"/>
            <w:shd w:val="clear" w:color="auto" w:fill="auto"/>
          </w:tcPr>
          <w:p w14:paraId="0FADB4BB"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Annually</w:t>
            </w:r>
          </w:p>
        </w:tc>
        <w:tc>
          <w:tcPr>
            <w:tcW w:w="1530" w:type="dxa"/>
            <w:shd w:val="clear" w:color="auto" w:fill="auto"/>
          </w:tcPr>
          <w:p w14:paraId="15FB3397"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N/A</w:t>
            </w:r>
          </w:p>
        </w:tc>
        <w:tc>
          <w:tcPr>
            <w:tcW w:w="1440" w:type="dxa"/>
            <w:shd w:val="clear" w:color="auto" w:fill="auto"/>
          </w:tcPr>
          <w:p w14:paraId="60F6F089"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N/A</w:t>
            </w:r>
          </w:p>
        </w:tc>
      </w:tr>
      <w:tr w:rsidR="00357AD9" w:rsidRPr="005C412B" w14:paraId="24CD0722" w14:textId="77777777" w:rsidTr="00DB5408">
        <w:tc>
          <w:tcPr>
            <w:tcW w:w="1080" w:type="dxa"/>
            <w:shd w:val="clear" w:color="auto" w:fill="auto"/>
          </w:tcPr>
          <w:p w14:paraId="6CD692AB" w14:textId="77777777" w:rsidR="00357AD9" w:rsidRPr="005C412B" w:rsidRDefault="00023EA3">
            <w:pPr>
              <w:rPr>
                <w:rFonts w:ascii="Helvetica Neue" w:eastAsia="Arial" w:hAnsi="Helvetica Neue" w:cs="Arial"/>
                <w:b/>
                <w:sz w:val="18"/>
                <w:szCs w:val="18"/>
              </w:rPr>
            </w:pPr>
            <w:r w:rsidRPr="005C412B">
              <w:rPr>
                <w:rFonts w:ascii="Helvetica Neue" w:eastAsia="Arial" w:hAnsi="Helvetica Neue" w:cs="Arial"/>
                <w:b/>
                <w:sz w:val="18"/>
                <w:szCs w:val="18"/>
              </w:rPr>
              <w:t>Passive Acoustics (DMON)</w:t>
            </w:r>
          </w:p>
        </w:tc>
        <w:tc>
          <w:tcPr>
            <w:tcW w:w="1440" w:type="dxa"/>
            <w:shd w:val="clear" w:color="auto" w:fill="auto"/>
          </w:tcPr>
          <w:p w14:paraId="7EC595A4"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All</w:t>
            </w:r>
          </w:p>
        </w:tc>
        <w:tc>
          <w:tcPr>
            <w:tcW w:w="1350" w:type="dxa"/>
            <w:shd w:val="clear" w:color="auto" w:fill="auto"/>
          </w:tcPr>
          <w:p w14:paraId="7D0AA797"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 xml:space="preserve">Manufacturer Factory Calibration </w:t>
            </w:r>
          </w:p>
        </w:tc>
        <w:tc>
          <w:tcPr>
            <w:tcW w:w="1800" w:type="dxa"/>
            <w:shd w:val="clear" w:color="auto" w:fill="auto"/>
          </w:tcPr>
          <w:p w14:paraId="1CCC452B"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At the time of manufacture</w:t>
            </w:r>
          </w:p>
        </w:tc>
        <w:tc>
          <w:tcPr>
            <w:tcW w:w="1530" w:type="dxa"/>
            <w:shd w:val="clear" w:color="auto" w:fill="auto"/>
          </w:tcPr>
          <w:p w14:paraId="63863918"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N/A</w:t>
            </w:r>
          </w:p>
        </w:tc>
        <w:tc>
          <w:tcPr>
            <w:tcW w:w="1440" w:type="dxa"/>
            <w:shd w:val="clear" w:color="auto" w:fill="auto"/>
          </w:tcPr>
          <w:p w14:paraId="2F492995" w14:textId="77777777" w:rsidR="00357AD9" w:rsidRPr="005C412B" w:rsidRDefault="00023EA3">
            <w:pPr>
              <w:rPr>
                <w:rFonts w:ascii="Helvetica Neue" w:eastAsia="Arial" w:hAnsi="Helvetica Neue" w:cs="Arial"/>
                <w:sz w:val="18"/>
                <w:szCs w:val="18"/>
              </w:rPr>
            </w:pPr>
            <w:r w:rsidRPr="005C412B">
              <w:rPr>
                <w:rFonts w:ascii="Helvetica Neue" w:eastAsia="Arial" w:hAnsi="Helvetica Neue" w:cs="Arial"/>
                <w:sz w:val="18"/>
                <w:szCs w:val="18"/>
              </w:rPr>
              <w:t>N/A</w:t>
            </w:r>
          </w:p>
        </w:tc>
      </w:tr>
    </w:tbl>
    <w:p w14:paraId="68975A32" w14:textId="77777777" w:rsidR="00357AD9" w:rsidRPr="005C412B" w:rsidRDefault="00357AD9">
      <w:pPr>
        <w:jc w:val="both"/>
        <w:rPr>
          <w:rFonts w:ascii="Helvetica Neue" w:eastAsia="Helvetica Neue" w:hAnsi="Helvetica Neue" w:cs="Helvetica Neue"/>
          <w:b/>
          <w:i/>
          <w:sz w:val="24"/>
          <w:szCs w:val="24"/>
        </w:rPr>
      </w:pPr>
    </w:p>
    <w:p w14:paraId="13AD0C24" w14:textId="70B776A6" w:rsidR="00280AB7" w:rsidRPr="00280AB7" w:rsidRDefault="00023EA3" w:rsidP="00280AB7">
      <w:pPr>
        <w:ind w:left="720"/>
        <w:jc w:val="both"/>
        <w:rPr>
          <w:rFonts w:ascii="Helvetica Neue" w:eastAsia="Helvetica Neue" w:hAnsi="Helvetica Neue" w:cs="Helvetica Neue"/>
          <w:bCs/>
          <w:iCs/>
          <w:sz w:val="24"/>
          <w:szCs w:val="24"/>
          <w:u w:val="single"/>
        </w:rPr>
      </w:pPr>
      <w:r w:rsidRPr="00280AB7">
        <w:rPr>
          <w:rFonts w:ascii="Helvetica Neue" w:eastAsia="Helvetica Neue" w:hAnsi="Helvetica Neue" w:cs="Helvetica Neue"/>
          <w:bCs/>
          <w:iCs/>
          <w:sz w:val="24"/>
          <w:szCs w:val="24"/>
          <w:u w:val="single"/>
        </w:rPr>
        <w:t xml:space="preserve">Preventative Maintenance </w:t>
      </w:r>
    </w:p>
    <w:p w14:paraId="7E4EDA67" w14:textId="3FD5FC70" w:rsidR="00357AD9" w:rsidRPr="005C412B" w:rsidRDefault="00023EA3" w:rsidP="00280AB7">
      <w:pPr>
        <w:ind w:left="720"/>
        <w:jc w:val="both"/>
        <w:rPr>
          <w:rFonts w:ascii="Helvetica Neue" w:eastAsia="Helvetica Neue" w:hAnsi="Helvetica Neue" w:cs="Helvetica Neue"/>
          <w:sz w:val="24"/>
          <w:szCs w:val="24"/>
        </w:rPr>
      </w:pPr>
      <w:r w:rsidRPr="00280AB7">
        <w:rPr>
          <w:rFonts w:ascii="Helvetica Neue" w:eastAsia="Helvetica Neue" w:hAnsi="Helvetica Neue" w:cs="Helvetica Neue"/>
          <w:i/>
          <w:iCs/>
          <w:sz w:val="24"/>
          <w:szCs w:val="24"/>
        </w:rPr>
        <w:t xml:space="preserve">CTD, </w:t>
      </w:r>
      <w:r w:rsidR="005C412B" w:rsidRPr="00280AB7">
        <w:rPr>
          <w:rFonts w:ascii="Helvetica Neue" w:eastAsia="Helvetica Neue" w:hAnsi="Helvetica Neue" w:cs="Helvetica Neue"/>
          <w:i/>
          <w:iCs/>
          <w:sz w:val="24"/>
          <w:szCs w:val="24"/>
        </w:rPr>
        <w:t xml:space="preserve">DO, </w:t>
      </w:r>
      <w:r w:rsidRPr="00280AB7">
        <w:rPr>
          <w:rFonts w:ascii="Helvetica Neue" w:eastAsia="Helvetica Neue" w:hAnsi="Helvetica Neue" w:cs="Helvetica Neue"/>
          <w:i/>
          <w:iCs/>
          <w:sz w:val="24"/>
          <w:szCs w:val="24"/>
        </w:rPr>
        <w:t>pH</w:t>
      </w:r>
      <w:r w:rsidR="00280AB7" w:rsidRPr="00280AB7">
        <w:rPr>
          <w:rFonts w:ascii="Helvetica Neue" w:eastAsia="Helvetica Neue" w:hAnsi="Helvetica Neue" w:cs="Helvetica Neue"/>
          <w:i/>
          <w:iCs/>
          <w:sz w:val="24"/>
          <w:szCs w:val="24"/>
        </w:rPr>
        <w:t xml:space="preserve"> sensors</w:t>
      </w:r>
      <w:r w:rsidR="00280AB7">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In addition to annual factory calibrations, comparability and bias testing will be conducted for CTD, pH, and DO sensors (Table </w:t>
      </w:r>
      <w:r w:rsidR="005945C1">
        <w:rPr>
          <w:rFonts w:ascii="Helvetica Neue" w:eastAsia="Helvetica Neue" w:hAnsi="Helvetica Neue" w:cs="Helvetica Neue"/>
          <w:sz w:val="24"/>
          <w:szCs w:val="24"/>
        </w:rPr>
        <w:t>4</w:t>
      </w:r>
      <w:r w:rsidRPr="005C412B">
        <w:rPr>
          <w:rFonts w:ascii="Helvetica Neue" w:eastAsia="Helvetica Neue" w:hAnsi="Helvetica Neue" w:cs="Helvetica Neue"/>
          <w:sz w:val="24"/>
          <w:szCs w:val="24"/>
        </w:rPr>
        <w:t xml:space="preserve">). These procedures as followed are outlined in the manual drafted by the manufacturers and will be used to confirm the factory calibration. </w:t>
      </w:r>
      <w:commentRangeStart w:id="49"/>
      <w:r w:rsidRPr="005C412B">
        <w:rPr>
          <w:rFonts w:ascii="Helvetica Neue" w:eastAsia="Helvetica Neue" w:hAnsi="Helvetica Neue" w:cs="Helvetica Neue"/>
          <w:sz w:val="24"/>
          <w:szCs w:val="24"/>
        </w:rPr>
        <w:t>The glider CTDs will be referenced to a second, stand-alone factory calibrated SBE-19 CTD</w:t>
      </w:r>
      <w:commentRangeEnd w:id="49"/>
      <w:r w:rsidR="00CB5A94">
        <w:rPr>
          <w:rStyle w:val="CommentReference"/>
        </w:rPr>
        <w:commentReference w:id="49"/>
      </w:r>
      <w:r w:rsidRPr="005C412B">
        <w:rPr>
          <w:rFonts w:ascii="Helvetica Neue" w:eastAsia="Helvetica Neue" w:hAnsi="Helvetica Neue" w:cs="Helvetica Neue"/>
          <w:sz w:val="24"/>
          <w:szCs w:val="24"/>
        </w:rPr>
        <w:t xml:space="preserve"> at each glider deployment and recovery. The DO sensor calibration will be verified before and after each deployment with in</w:t>
      </w:r>
      <w:r w:rsidR="005C412B">
        <w:rPr>
          <w:rFonts w:ascii="Helvetica Neue" w:eastAsia="Helvetica Neue" w:hAnsi="Helvetica Neue" w:cs="Helvetica Neue"/>
          <w:sz w:val="24"/>
          <w:szCs w:val="24"/>
        </w:rPr>
        <w:t>-</w:t>
      </w:r>
      <w:r w:rsidRPr="005C412B">
        <w:rPr>
          <w:rFonts w:ascii="Helvetica Neue" w:eastAsia="Helvetica Neue" w:hAnsi="Helvetica Neue" w:cs="Helvetica Neue"/>
          <w:sz w:val="24"/>
          <w:szCs w:val="24"/>
        </w:rPr>
        <w:t xml:space="preserve">house </w:t>
      </w:r>
      <w:r w:rsidR="005C412B">
        <w:rPr>
          <w:rFonts w:ascii="Helvetica Neue" w:eastAsia="Helvetica Neue" w:hAnsi="Helvetica Neue" w:cs="Helvetica Neue"/>
          <w:sz w:val="24"/>
          <w:szCs w:val="24"/>
        </w:rPr>
        <w:t>W</w:t>
      </w:r>
      <w:r w:rsidRPr="005C412B">
        <w:rPr>
          <w:rFonts w:ascii="Helvetica Neue" w:eastAsia="Helvetica Neue" w:hAnsi="Helvetica Neue" w:cs="Helvetica Neue"/>
          <w:sz w:val="24"/>
          <w:szCs w:val="24"/>
        </w:rPr>
        <w:t>inkler titrations (</w:t>
      </w:r>
      <w:r w:rsidRPr="00043145">
        <w:rPr>
          <w:rFonts w:ascii="Helvetica Neue" w:eastAsia="Helvetica Neue" w:hAnsi="Helvetica Neue" w:cs="Helvetica Neue"/>
          <w:sz w:val="24"/>
          <w:szCs w:val="24"/>
        </w:rPr>
        <w:t xml:space="preserve">described in section </w:t>
      </w:r>
      <w:r w:rsidR="00043145" w:rsidRPr="00043145">
        <w:rPr>
          <w:rFonts w:ascii="Helvetica Neue" w:eastAsia="Helvetica Neue" w:hAnsi="Helvetica Neue" w:cs="Helvetica Neue"/>
          <w:sz w:val="24"/>
          <w:szCs w:val="24"/>
        </w:rPr>
        <w:t>10</w:t>
      </w:r>
      <w:r w:rsidRPr="00043145">
        <w:rPr>
          <w:rFonts w:ascii="Helvetica Neue" w:eastAsia="Helvetica Neue" w:hAnsi="Helvetica Neue" w:cs="Helvetica Neue"/>
          <w:sz w:val="24"/>
          <w:szCs w:val="24"/>
        </w:rPr>
        <w:t xml:space="preserve"> of this document</w:t>
      </w:r>
      <w:r w:rsidRPr="005C412B">
        <w:rPr>
          <w:rFonts w:ascii="Helvetica Neue" w:eastAsia="Helvetica Neue" w:hAnsi="Helvetica Neue" w:cs="Helvetica Neue"/>
          <w:sz w:val="24"/>
          <w:szCs w:val="24"/>
        </w:rPr>
        <w:t xml:space="preserve">). The depth-specific glider pH sensor data will be compared to discrete seawater pH measurements (to determine field accuracy of the sensor). If any values are found out of the acceptable range reported by the component manufacturers (‘Comparability or Accuracy’ range listed in Table 2), the sensors will be recalibrated. </w:t>
      </w:r>
    </w:p>
    <w:p w14:paraId="321DA6DE" w14:textId="77777777" w:rsidR="00357AD9" w:rsidRPr="005C412B" w:rsidRDefault="00357AD9">
      <w:pPr>
        <w:ind w:left="720"/>
        <w:jc w:val="both"/>
        <w:rPr>
          <w:rFonts w:ascii="Helvetica Neue" w:eastAsia="Helvetica Neue" w:hAnsi="Helvetica Neue" w:cs="Helvetica Neue"/>
          <w:sz w:val="24"/>
          <w:szCs w:val="24"/>
          <w:u w:val="single"/>
        </w:rPr>
      </w:pPr>
    </w:p>
    <w:p w14:paraId="674FA9EE" w14:textId="4F77EB80" w:rsidR="00357AD9" w:rsidRPr="00280AB7" w:rsidRDefault="00023EA3" w:rsidP="00280AB7">
      <w:pPr>
        <w:ind w:left="720"/>
        <w:jc w:val="both"/>
        <w:rPr>
          <w:rFonts w:ascii="Helvetica Neue" w:eastAsia="Helvetica Neue" w:hAnsi="Helvetica Neue" w:cs="Helvetica Neue"/>
          <w:sz w:val="24"/>
          <w:szCs w:val="24"/>
          <w:u w:val="single"/>
        </w:rPr>
      </w:pPr>
      <w:r w:rsidRPr="00280AB7">
        <w:rPr>
          <w:rFonts w:ascii="Helvetica Neue" w:eastAsia="Helvetica Neue" w:hAnsi="Helvetica Neue" w:cs="Helvetica Neue"/>
          <w:i/>
          <w:iCs/>
          <w:sz w:val="24"/>
          <w:szCs w:val="24"/>
        </w:rPr>
        <w:t xml:space="preserve">Optical </w:t>
      </w:r>
      <w:r w:rsidR="005C412B" w:rsidRPr="00280AB7">
        <w:rPr>
          <w:rFonts w:ascii="Helvetica Neue" w:eastAsia="Helvetica Neue" w:hAnsi="Helvetica Neue" w:cs="Helvetica Neue"/>
          <w:i/>
          <w:iCs/>
          <w:sz w:val="24"/>
          <w:szCs w:val="24"/>
        </w:rPr>
        <w:t>s</w:t>
      </w:r>
      <w:r w:rsidRPr="00280AB7">
        <w:rPr>
          <w:rFonts w:ascii="Helvetica Neue" w:eastAsia="Helvetica Neue" w:hAnsi="Helvetica Neue" w:cs="Helvetica Neue"/>
          <w:i/>
          <w:iCs/>
          <w:sz w:val="24"/>
          <w:szCs w:val="24"/>
        </w:rPr>
        <w:t>ensors</w:t>
      </w:r>
      <w:r w:rsidR="00280AB7">
        <w:rPr>
          <w:rFonts w:ascii="Helvetica Neue" w:eastAsia="Helvetica Neue" w:hAnsi="Helvetica Neue" w:cs="Helvetica Neue"/>
          <w:sz w:val="24"/>
          <w:szCs w:val="24"/>
        </w:rPr>
        <w:t xml:space="preserve">: </w:t>
      </w:r>
      <w:r w:rsidRPr="00280AB7">
        <w:rPr>
          <w:rFonts w:ascii="Helvetica Neue" w:eastAsia="Helvetica Neue" w:hAnsi="Helvetica Neue" w:cs="Helvetica Neue"/>
          <w:sz w:val="24"/>
          <w:szCs w:val="24"/>
        </w:rPr>
        <w:t>The</w:t>
      </w:r>
      <w:r w:rsidRPr="005C412B">
        <w:rPr>
          <w:rFonts w:ascii="Helvetica Neue" w:eastAsia="Helvetica Neue" w:hAnsi="Helvetica Neue" w:cs="Helvetica Neue"/>
          <w:sz w:val="24"/>
          <w:szCs w:val="24"/>
        </w:rPr>
        <w:t xml:space="preserve"> calibration of the optical sensors is verified through Gross MIN and MAX tests to get baseline values (in air) and MAX for</w:t>
      </w:r>
      <w:r w:rsidR="00396A40">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proper sensor response to certain wavelengths</w:t>
      </w:r>
      <w:r w:rsidR="009A48CF">
        <w:rPr>
          <w:rFonts w:ascii="Helvetica Neue" w:eastAsia="Helvetica Neue" w:hAnsi="Helvetica Neue" w:cs="Helvetica Neue"/>
          <w:sz w:val="24"/>
          <w:szCs w:val="24"/>
        </w:rPr>
        <w:t xml:space="preserve"> (described in section 10 of this document)</w:t>
      </w:r>
      <w:r w:rsidRPr="005C412B">
        <w:rPr>
          <w:rFonts w:ascii="Helvetica Neue" w:eastAsia="Helvetica Neue" w:hAnsi="Helvetica Neue" w:cs="Helvetica Neue"/>
          <w:sz w:val="24"/>
          <w:szCs w:val="24"/>
        </w:rPr>
        <w:t>.</w:t>
      </w:r>
    </w:p>
    <w:p w14:paraId="7636F3C9" w14:textId="77777777" w:rsidR="00357AD9" w:rsidRPr="005C412B" w:rsidRDefault="00357AD9">
      <w:pPr>
        <w:ind w:firstLine="720"/>
        <w:jc w:val="both"/>
        <w:rPr>
          <w:rFonts w:ascii="Helvetica Neue" w:eastAsia="Helvetica Neue" w:hAnsi="Helvetica Neue" w:cs="Helvetica Neue"/>
          <w:sz w:val="24"/>
          <w:szCs w:val="24"/>
          <w:highlight w:val="green"/>
          <w:u w:val="single"/>
        </w:rPr>
      </w:pPr>
    </w:p>
    <w:p w14:paraId="35336E8A" w14:textId="04D6EDC9" w:rsidR="00357AD9" w:rsidRPr="00280AB7" w:rsidRDefault="00023EA3" w:rsidP="00280AB7">
      <w:pPr>
        <w:ind w:left="720"/>
        <w:jc w:val="both"/>
        <w:rPr>
          <w:rFonts w:ascii="Helvetica Neue" w:eastAsia="Helvetica Neue" w:hAnsi="Helvetica Neue" w:cs="Helvetica Neue"/>
          <w:sz w:val="24"/>
          <w:szCs w:val="24"/>
          <w:u w:val="single"/>
        </w:rPr>
      </w:pPr>
      <w:r w:rsidRPr="00280AB7">
        <w:rPr>
          <w:rFonts w:ascii="Helvetica Neue" w:eastAsia="Helvetica Neue" w:hAnsi="Helvetica Neue" w:cs="Helvetica Neue"/>
          <w:i/>
          <w:iCs/>
          <w:sz w:val="24"/>
          <w:szCs w:val="24"/>
        </w:rPr>
        <w:t>Active Acoustics (AZFP)</w:t>
      </w:r>
      <w:r w:rsidR="00280AB7">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Direct comparability/bias tests are not applicable for the AZFP sensors. Estimated zooplankton biomass from the acoustically derived measurements can be directly compared to zooplankton biomass estimates from net tows; however, there are no standardized approaches to conduct these comparisons because the challenges and limitations are very different between the methods. For instance, acoustic approaches may not allow high levels of taxonomic differentiation, but net tows are limited by the size of organisms they can collect (i.e., avoidance of larger zooplankton, dependent on net mesh size) and are inherently more subject to patchiness in sampling. Therefore, zooplankton data from net tows are not typically used to directly compare acoustically-derived biomass estimates, but instead are used to help inform the acoustic models (with length frequency distribution and shape- and taxon-specific scattering properties) to identify the dominant scattering organisms responsible for the acoustic signatures observed.</w:t>
      </w:r>
    </w:p>
    <w:p w14:paraId="11247C2D" w14:textId="77777777" w:rsidR="00357AD9" w:rsidRPr="005C412B" w:rsidRDefault="00357AD9">
      <w:pPr>
        <w:jc w:val="both"/>
        <w:rPr>
          <w:rFonts w:ascii="Helvetica Neue" w:eastAsia="Helvetica Neue" w:hAnsi="Helvetica Neue" w:cs="Helvetica Neue"/>
          <w:sz w:val="24"/>
          <w:szCs w:val="24"/>
        </w:rPr>
      </w:pPr>
    </w:p>
    <w:p w14:paraId="3FBC8E3C" w14:textId="482C32BE" w:rsidR="00357AD9" w:rsidRPr="005C412B" w:rsidRDefault="00023EA3" w:rsidP="00280AB7">
      <w:pPr>
        <w:ind w:left="720"/>
        <w:jc w:val="both"/>
        <w:rPr>
          <w:rFonts w:ascii="Helvetica Neue" w:eastAsia="Helvetica Neue" w:hAnsi="Helvetica Neue" w:cs="Helvetica Neue"/>
          <w:sz w:val="24"/>
          <w:szCs w:val="24"/>
        </w:rPr>
      </w:pPr>
      <w:r w:rsidRPr="00280AB7">
        <w:rPr>
          <w:rFonts w:ascii="Helvetica Neue" w:eastAsia="Helvetica Neue" w:hAnsi="Helvetica Neue" w:cs="Helvetica Neue"/>
          <w:i/>
          <w:iCs/>
          <w:sz w:val="24"/>
          <w:szCs w:val="24"/>
        </w:rPr>
        <w:t>Passive Acoustics (DMON)</w:t>
      </w:r>
      <w:r w:rsidR="00280AB7">
        <w:rPr>
          <w:rFonts w:ascii="Helvetica Neue" w:eastAsia="Helvetica Neue" w:hAnsi="Helvetica Neue" w:cs="Helvetica Neue"/>
          <w:sz w:val="24"/>
          <w:szCs w:val="24"/>
        </w:rPr>
        <w:t xml:space="preserve">: </w:t>
      </w:r>
      <w:r w:rsidR="0063365D" w:rsidRPr="005C412B">
        <w:rPr>
          <w:rFonts w:ascii="Helvetica Neue" w:eastAsia="Helvetica Neue" w:hAnsi="Helvetica Neue" w:cs="Helvetica Neue"/>
          <w:sz w:val="24"/>
          <w:szCs w:val="24"/>
        </w:rPr>
        <w:t xml:space="preserve">Direct comparability/bias tests are not applicable for the </w:t>
      </w:r>
      <w:r w:rsidR="0063365D">
        <w:rPr>
          <w:rFonts w:ascii="Helvetica Neue" w:eastAsia="Helvetica Neue" w:hAnsi="Helvetica Neue" w:cs="Helvetica Neue"/>
          <w:sz w:val="24"/>
          <w:szCs w:val="24"/>
        </w:rPr>
        <w:t>DMON</w:t>
      </w:r>
      <w:r w:rsidR="0063365D" w:rsidRPr="005C412B">
        <w:rPr>
          <w:rFonts w:ascii="Helvetica Neue" w:eastAsia="Helvetica Neue" w:hAnsi="Helvetica Neue" w:cs="Helvetica Neue"/>
          <w:sz w:val="24"/>
          <w:szCs w:val="24"/>
        </w:rPr>
        <w:t xml:space="preserve"> sensors. </w:t>
      </w:r>
      <w:r w:rsidRPr="005C412B">
        <w:rPr>
          <w:rFonts w:ascii="Helvetica Neue" w:eastAsia="Helvetica Neue" w:hAnsi="Helvetica Neue" w:cs="Helvetica Neue"/>
          <w:sz w:val="24"/>
          <w:szCs w:val="24"/>
        </w:rPr>
        <w:t>Sensor calibration will be verified through spot checks throughout the project. For validation of instrument performance while at sea, consistency in the background noise spectra collected by the instrument will be used to identify hydrophone issues.</w:t>
      </w:r>
    </w:p>
    <w:p w14:paraId="3FA95D01" w14:textId="77777777" w:rsidR="00357AD9" w:rsidRPr="005C412B" w:rsidRDefault="00357AD9">
      <w:pPr>
        <w:ind w:left="720"/>
        <w:jc w:val="both"/>
        <w:rPr>
          <w:rFonts w:ascii="Helvetica Neue" w:eastAsia="Helvetica Neue" w:hAnsi="Helvetica Neue" w:cs="Helvetica Neue"/>
          <w:sz w:val="24"/>
          <w:szCs w:val="24"/>
        </w:rPr>
      </w:pPr>
    </w:p>
    <w:p w14:paraId="5F61B498" w14:textId="2354AB00"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10.</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Quality Control Checks</w:t>
      </w:r>
      <w:r w:rsidRPr="005C412B">
        <w:rPr>
          <w:rFonts w:ascii="Helvetica Neue" w:eastAsia="Helvetica Neue" w:hAnsi="Helvetica Neue" w:cs="Helvetica Neue"/>
          <w:sz w:val="24"/>
          <w:szCs w:val="24"/>
        </w:rPr>
        <w:t xml:space="preserve"> </w:t>
      </w:r>
    </w:p>
    <w:p w14:paraId="425A2521" w14:textId="77777777" w:rsidR="00357AD9" w:rsidRPr="005C412B" w:rsidRDefault="00357AD9">
      <w:pPr>
        <w:jc w:val="both"/>
        <w:rPr>
          <w:rFonts w:ascii="Helvetica Neue" w:eastAsia="Helvetica Neue" w:hAnsi="Helvetica Neue" w:cs="Helvetica Neue"/>
          <w:sz w:val="24"/>
          <w:szCs w:val="24"/>
        </w:rPr>
      </w:pPr>
    </w:p>
    <w:p w14:paraId="174F2AC6" w14:textId="77777777" w:rsidR="00357AD9" w:rsidRPr="005C412B" w:rsidRDefault="00023EA3">
      <w:pPr>
        <w:ind w:left="72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All glider data</w:t>
      </w:r>
    </w:p>
    <w:p w14:paraId="5328A1DB" w14:textId="601A24DF"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Each time the glider surfaces throughout a mission, a subset of collected data will be sent to shore via an Iridium satellite phone located in the tail of the glider. This allows for preliminary inspection of all science data and software metrics to assess glider functionality. Full data sets will be collected post-recovery from memory cards stored in the glider. Data will be processed</w:t>
      </w:r>
      <w:ins w:id="50" w:author="Lori Garzio" w:date="2024-12-02T14:10:00Z">
        <w:r w:rsidR="004178F5">
          <w:rPr>
            <w:rFonts w:ascii="Helvetica Neue" w:eastAsia="Helvetica Neue" w:hAnsi="Helvetica Neue" w:cs="Helvetica Neue"/>
            <w:sz w:val="24"/>
            <w:szCs w:val="24"/>
          </w:rPr>
          <w:t xml:space="preserve"> and quality controlled</w:t>
        </w:r>
      </w:ins>
      <w:r w:rsidRPr="005C412B">
        <w:rPr>
          <w:rFonts w:ascii="Helvetica Neue" w:eastAsia="Helvetica Neue" w:hAnsi="Helvetica Neue" w:cs="Helvetica Neue"/>
          <w:sz w:val="24"/>
          <w:szCs w:val="24"/>
        </w:rPr>
        <w:t xml:space="preserve"> using</w:t>
      </w:r>
      <w:del w:id="51" w:author="Lori Garzio" w:date="2024-12-02T14:10:00Z">
        <w:r w:rsidRPr="005C412B" w:rsidDel="004178F5">
          <w:rPr>
            <w:rFonts w:ascii="Helvetica Neue" w:eastAsia="Helvetica Neue" w:hAnsi="Helvetica Neue" w:cs="Helvetica Neue"/>
            <w:sz w:val="24"/>
            <w:szCs w:val="24"/>
          </w:rPr>
          <w:delText xml:space="preserve"> </w:delText>
        </w:r>
      </w:del>
      <w:del w:id="52" w:author="Lori Garzio" w:date="2024-12-02T14:07:00Z">
        <w:r w:rsidRPr="005C412B" w:rsidDel="004178F5">
          <w:rPr>
            <w:rFonts w:ascii="Helvetica Neue" w:eastAsia="Helvetica Neue" w:hAnsi="Helvetica Neue" w:cs="Helvetica Neue"/>
            <w:sz w:val="24"/>
            <w:szCs w:val="24"/>
          </w:rPr>
          <w:delText>S</w:delText>
        </w:r>
      </w:del>
      <w:del w:id="53" w:author="Lori Garzio" w:date="2024-12-02T14:10:00Z">
        <w:r w:rsidRPr="005C412B" w:rsidDel="004178F5">
          <w:rPr>
            <w:rFonts w:ascii="Helvetica Neue" w:eastAsia="Helvetica Neue" w:hAnsi="Helvetica Neue" w:cs="Helvetica Neue"/>
            <w:sz w:val="24"/>
            <w:szCs w:val="24"/>
          </w:rPr>
          <w:delText>locum</w:delText>
        </w:r>
      </w:del>
      <w:ins w:id="54" w:author="Lori Garzio" w:date="2024-12-02T14:09:00Z">
        <w:r w:rsidR="004178F5">
          <w:rPr>
            <w:rFonts w:ascii="Helvetica Neue" w:eastAsia="Helvetica Neue" w:hAnsi="Helvetica Neue" w:cs="Helvetica Neue"/>
            <w:sz w:val="24"/>
            <w:szCs w:val="24"/>
          </w:rPr>
          <w:t xml:space="preserve"> </w:t>
        </w:r>
      </w:ins>
      <w:ins w:id="55" w:author="Lori Garzio" w:date="2024-12-02T14:11:00Z">
        <w:r w:rsidR="001A14E2">
          <w:rPr>
            <w:rFonts w:ascii="Helvetica Neue" w:eastAsia="Helvetica Neue" w:hAnsi="Helvetica Neue" w:cs="Helvetica Neue"/>
            <w:sz w:val="24"/>
            <w:szCs w:val="24"/>
          </w:rPr>
          <w:t xml:space="preserve">software </w:t>
        </w:r>
      </w:ins>
      <w:ins w:id="56" w:author="Lori Garzio" w:date="2024-12-02T14:09:00Z">
        <w:r w:rsidR="004178F5">
          <w:rPr>
            <w:rFonts w:ascii="Helvetica Neue" w:eastAsia="Helvetica Neue" w:hAnsi="Helvetica Neue" w:cs="Helvetica Neue"/>
            <w:sz w:val="24"/>
            <w:szCs w:val="24"/>
          </w:rPr>
          <w:t>tools in shell and python</w:t>
        </w:r>
      </w:ins>
      <w:r w:rsidRPr="005C412B">
        <w:rPr>
          <w:rFonts w:ascii="Helvetica Neue" w:eastAsia="Helvetica Neue" w:hAnsi="Helvetica Neue" w:cs="Helvetica Neue"/>
          <w:sz w:val="24"/>
          <w:szCs w:val="24"/>
        </w:rPr>
        <w:t xml:space="preserve"> </w:t>
      </w:r>
      <w:del w:id="57" w:author="Lori Garzio" w:date="2024-12-02T14:07:00Z">
        <w:r w:rsidRPr="005C412B" w:rsidDel="004178F5">
          <w:rPr>
            <w:rFonts w:ascii="Helvetica Neue" w:eastAsia="Helvetica Neue" w:hAnsi="Helvetica Neue" w:cs="Helvetica Neue"/>
            <w:sz w:val="24"/>
            <w:szCs w:val="24"/>
          </w:rPr>
          <w:delText>Power Tools</w:delText>
        </w:r>
      </w:del>
      <w:r w:rsidRPr="005C412B">
        <w:rPr>
          <w:rFonts w:ascii="Helvetica Neue" w:eastAsia="Helvetica Neue" w:hAnsi="Helvetica Neue" w:cs="Helvetica Neue"/>
          <w:sz w:val="24"/>
          <w:szCs w:val="24"/>
        </w:rPr>
        <w:t xml:space="preserve"> (</w:t>
      </w:r>
      <w:ins w:id="58" w:author="Lori Garzio" w:date="2024-12-02T14:07:00Z">
        <w:r w:rsidR="004178F5">
          <w:rPr>
            <w:rFonts w:ascii="Helvetica Neue" w:eastAsia="Helvetica Neue" w:hAnsi="Helvetica Neue" w:cs="Helvetica Neue"/>
            <w:sz w:val="24"/>
            <w:szCs w:val="24"/>
          </w:rPr>
          <w:fldChar w:fldCharType="begin"/>
        </w:r>
        <w:r w:rsidR="004178F5">
          <w:rPr>
            <w:rFonts w:ascii="Helvetica Neue" w:eastAsia="Helvetica Neue" w:hAnsi="Helvetica Neue" w:cs="Helvetica Neue"/>
            <w:sz w:val="24"/>
            <w:szCs w:val="24"/>
          </w:rPr>
          <w:instrText>HYPERLINK "</w:instrText>
        </w:r>
        <w:r w:rsidR="004178F5" w:rsidRPr="004178F5">
          <w:rPr>
            <w:rFonts w:ascii="Helvetica Neue" w:eastAsia="Helvetica Neue" w:hAnsi="Helvetica Neue" w:cs="Helvetica Neue"/>
            <w:sz w:val="24"/>
            <w:szCs w:val="24"/>
          </w:rPr>
          <w:instrText>https://github.com/kerfoot/slocum</w:instrText>
        </w:r>
        <w:r w:rsidR="004178F5">
          <w:rPr>
            <w:rFonts w:ascii="Helvetica Neue" w:eastAsia="Helvetica Neue" w:hAnsi="Helvetica Neue" w:cs="Helvetica Neue"/>
            <w:sz w:val="24"/>
            <w:szCs w:val="24"/>
          </w:rPr>
          <w:instrText>"</w:instrText>
        </w:r>
        <w:r w:rsidR="004178F5">
          <w:rPr>
            <w:rFonts w:ascii="Helvetica Neue" w:eastAsia="Helvetica Neue" w:hAnsi="Helvetica Neue" w:cs="Helvetica Neue"/>
            <w:sz w:val="24"/>
            <w:szCs w:val="24"/>
          </w:rPr>
          <w:fldChar w:fldCharType="separate"/>
        </w:r>
        <w:r w:rsidR="004178F5" w:rsidRPr="00C63452">
          <w:rPr>
            <w:rStyle w:val="Hyperlink"/>
            <w:rFonts w:ascii="Helvetica Neue" w:eastAsia="Helvetica Neue" w:hAnsi="Helvetica Neue" w:cs="Helvetica Neue"/>
            <w:sz w:val="24"/>
            <w:szCs w:val="24"/>
          </w:rPr>
          <w:t>https://github.com/kerfoot/slocum</w:t>
        </w:r>
        <w:r w:rsidR="004178F5">
          <w:rPr>
            <w:rFonts w:ascii="Helvetica Neue" w:eastAsia="Helvetica Neue" w:hAnsi="Helvetica Neue" w:cs="Helvetica Neue"/>
            <w:sz w:val="24"/>
            <w:szCs w:val="24"/>
          </w:rPr>
          <w:fldChar w:fldCharType="end"/>
        </w:r>
      </w:ins>
      <w:ins w:id="59" w:author="Lori Garzio" w:date="2024-12-02T14:10:00Z">
        <w:r w:rsidR="004178F5">
          <w:rPr>
            <w:rFonts w:ascii="Helvetica Neue" w:eastAsia="Helvetica Neue" w:hAnsi="Helvetica Neue" w:cs="Helvetica Neue"/>
            <w:sz w:val="24"/>
            <w:szCs w:val="24"/>
          </w:rPr>
          <w:t>,</w:t>
        </w:r>
        <w:r w:rsidR="004178F5">
          <w:rPr>
            <w:rFonts w:ascii="Helvetica Neue" w:eastAsia="Helvetica Neue" w:hAnsi="Helvetica Neue" w:cs="Helvetica Neue"/>
            <w:color w:val="1155CC"/>
            <w:sz w:val="24"/>
            <w:szCs w:val="24"/>
            <w:u w:val="single"/>
          </w:rPr>
          <w:fldChar w:fldCharType="begin"/>
        </w:r>
        <w:r w:rsidR="004178F5">
          <w:rPr>
            <w:rFonts w:ascii="Helvetica Neue" w:eastAsia="Helvetica Neue" w:hAnsi="Helvetica Neue" w:cs="Helvetica Neue"/>
            <w:color w:val="1155CC"/>
            <w:sz w:val="24"/>
            <w:szCs w:val="24"/>
            <w:u w:val="single"/>
          </w:rPr>
          <w:instrText>HYPERLINK ""</w:instrText>
        </w:r>
        <w:r w:rsidR="004178F5">
          <w:rPr>
            <w:rFonts w:ascii="Helvetica Neue" w:eastAsia="Helvetica Neue" w:hAnsi="Helvetica Neue" w:cs="Helvetica Neue"/>
            <w:color w:val="1155CC"/>
            <w:sz w:val="24"/>
            <w:szCs w:val="24"/>
            <w:u w:val="single"/>
          </w:rPr>
          <w:fldChar w:fldCharType="separate"/>
        </w:r>
      </w:ins>
      <w:del w:id="60" w:author="Lori Garzio" w:date="2024-12-02T14:07:00Z">
        <w:r w:rsidR="004178F5" w:rsidRPr="00C63452" w:rsidDel="004178F5">
          <w:rPr>
            <w:rStyle w:val="Hyperlink"/>
            <w:rFonts w:ascii="Helvetica Neue" w:eastAsia="Helvetica Neue" w:hAnsi="Helvetica Neue" w:cs="Helvetica Neue"/>
            <w:sz w:val="24"/>
            <w:szCs w:val="24"/>
          </w:rPr>
          <w:delText>https://github.com/kerfoot/spt/</w:delText>
        </w:r>
      </w:del>
      <w:ins w:id="61" w:author="Lori Garzio" w:date="2024-12-02T14:10:00Z">
        <w:r w:rsidR="004178F5">
          <w:rPr>
            <w:rFonts w:ascii="Helvetica Neue" w:eastAsia="Helvetica Neue" w:hAnsi="Helvetica Neue" w:cs="Helvetica Neue"/>
            <w:color w:val="1155CC"/>
            <w:sz w:val="24"/>
            <w:szCs w:val="24"/>
            <w:u w:val="single"/>
          </w:rPr>
          <w:fldChar w:fldCharType="end"/>
        </w:r>
        <w:r w:rsidR="004178F5">
          <w:rPr>
            <w:rFonts w:ascii="Helvetica Neue" w:eastAsia="Helvetica Neue" w:hAnsi="Helvetica Neue" w:cs="Helvetica Neue"/>
            <w:sz w:val="24"/>
            <w:szCs w:val="24"/>
          </w:rPr>
          <w:t xml:space="preserve"> </w:t>
        </w:r>
      </w:ins>
      <w:del w:id="62" w:author="Lori Garzio" w:date="2024-12-02T14:10:00Z">
        <w:r w:rsidRPr="005C412B" w:rsidDel="004178F5">
          <w:rPr>
            <w:rFonts w:ascii="Helvetica Neue" w:eastAsia="Helvetica Neue" w:hAnsi="Helvetica Neue" w:cs="Helvetica Neue"/>
            <w:sz w:val="24"/>
            <w:szCs w:val="24"/>
          </w:rPr>
          <w:delText>)</w:delText>
        </w:r>
      </w:del>
      <w:ins w:id="63" w:author="Lori Garzio" w:date="2024-12-02T14:11:00Z">
        <w:r w:rsidR="004178F5">
          <w:rPr>
            <w:rFonts w:ascii="Helvetica Neue" w:eastAsia="Helvetica Neue" w:hAnsi="Helvetica Neue" w:cs="Helvetica Neue"/>
            <w:sz w:val="24"/>
            <w:szCs w:val="24"/>
          </w:rPr>
          <w:fldChar w:fldCharType="begin"/>
        </w:r>
        <w:r w:rsidR="004178F5">
          <w:rPr>
            <w:rFonts w:ascii="Helvetica Neue" w:eastAsia="Helvetica Neue" w:hAnsi="Helvetica Neue" w:cs="Helvetica Neue"/>
            <w:sz w:val="24"/>
            <w:szCs w:val="24"/>
          </w:rPr>
          <w:instrText>HYPERLINK "</w:instrText>
        </w:r>
      </w:ins>
      <w:ins w:id="64" w:author="Lori Garzio" w:date="2024-12-02T14:08:00Z">
        <w:r w:rsidR="004178F5" w:rsidRPr="004178F5">
          <w:rPr>
            <w:rFonts w:ascii="Helvetica Neue" w:eastAsia="Helvetica Neue" w:hAnsi="Helvetica Neue" w:cs="Helvetica Neue"/>
            <w:sz w:val="24"/>
            <w:szCs w:val="24"/>
          </w:rPr>
          <w:instrText>https://github.com/kerfoot/gncutils</w:instrText>
        </w:r>
      </w:ins>
      <w:ins w:id="65" w:author="Lori Garzio" w:date="2024-12-02T14:11:00Z">
        <w:r w:rsidR="004178F5">
          <w:rPr>
            <w:rFonts w:ascii="Helvetica Neue" w:eastAsia="Helvetica Neue" w:hAnsi="Helvetica Neue" w:cs="Helvetica Neue"/>
            <w:sz w:val="24"/>
            <w:szCs w:val="24"/>
          </w:rPr>
          <w:instrText>"</w:instrText>
        </w:r>
        <w:r w:rsidR="004178F5">
          <w:rPr>
            <w:rFonts w:ascii="Helvetica Neue" w:eastAsia="Helvetica Neue" w:hAnsi="Helvetica Neue" w:cs="Helvetica Neue"/>
            <w:sz w:val="24"/>
            <w:szCs w:val="24"/>
          </w:rPr>
          <w:fldChar w:fldCharType="separate"/>
        </w:r>
      </w:ins>
      <w:ins w:id="66" w:author="Lori Garzio" w:date="2024-12-02T14:08:00Z">
        <w:r w:rsidR="004178F5" w:rsidRPr="00C63452">
          <w:rPr>
            <w:rStyle w:val="Hyperlink"/>
            <w:rFonts w:ascii="Helvetica Neue" w:eastAsia="Helvetica Neue" w:hAnsi="Helvetica Neue" w:cs="Helvetica Neue"/>
            <w:sz w:val="24"/>
            <w:szCs w:val="24"/>
          </w:rPr>
          <w:t>https://github.com/kerfoot/gncutils</w:t>
        </w:r>
      </w:ins>
      <w:ins w:id="67" w:author="Lori Garzio" w:date="2024-12-02T14:11:00Z">
        <w:r w:rsidR="004178F5">
          <w:rPr>
            <w:rFonts w:ascii="Helvetica Neue" w:eastAsia="Helvetica Neue" w:hAnsi="Helvetica Neue" w:cs="Helvetica Neue"/>
            <w:sz w:val="24"/>
            <w:szCs w:val="24"/>
          </w:rPr>
          <w:fldChar w:fldCharType="end"/>
        </w:r>
        <w:r w:rsidR="004178F5">
          <w:rPr>
            <w:rFonts w:ascii="Helvetica Neue" w:eastAsia="Helvetica Neue" w:hAnsi="Helvetica Neue" w:cs="Helvetica Neue"/>
            <w:sz w:val="24"/>
            <w:szCs w:val="24"/>
          </w:rPr>
          <w:t xml:space="preserve">, </w:t>
        </w:r>
      </w:ins>
      <w:del w:id="68" w:author="Lori Garzio" w:date="2024-12-02T14:11:00Z">
        <w:r w:rsidRPr="005C412B" w:rsidDel="004178F5">
          <w:rPr>
            <w:rFonts w:ascii="Helvetica Neue" w:eastAsia="Helvetica Neue" w:hAnsi="Helvetica Neue" w:cs="Helvetica Neue"/>
            <w:sz w:val="24"/>
            <w:szCs w:val="24"/>
          </w:rPr>
          <w:delText xml:space="preserve"> and analyzed using Py</w:delText>
        </w:r>
      </w:del>
      <w:del w:id="69" w:author="Lori Garzio" w:date="2024-12-02T14:10:00Z">
        <w:r w:rsidRPr="005C412B" w:rsidDel="004178F5">
          <w:rPr>
            <w:rFonts w:ascii="Helvetica Neue" w:eastAsia="Helvetica Neue" w:hAnsi="Helvetica Neue" w:cs="Helvetica Neue"/>
            <w:sz w:val="24"/>
            <w:szCs w:val="24"/>
          </w:rPr>
          <w:delText xml:space="preserve">thon data analysis software (see </w:delText>
        </w:r>
      </w:del>
      <w:hyperlink r:id="rId27">
        <w:r w:rsidRPr="005C412B">
          <w:rPr>
            <w:rFonts w:ascii="Helvetica Neue" w:eastAsia="Helvetica Neue" w:hAnsi="Helvetica Neue" w:cs="Helvetica Neue"/>
            <w:color w:val="0563C1"/>
            <w:sz w:val="24"/>
            <w:szCs w:val="24"/>
            <w:u w:val="single"/>
          </w:rPr>
          <w:t>https://github.com/rucool/rugliderqc</w:t>
        </w:r>
      </w:hyperlink>
      <w:r w:rsidRPr="005C412B">
        <w:rPr>
          <w:rFonts w:ascii="Helvetica Neue" w:eastAsia="Helvetica Neue" w:hAnsi="Helvetica Neue" w:cs="Helvetica Neue"/>
          <w:sz w:val="24"/>
          <w:szCs w:val="24"/>
        </w:rPr>
        <w:t>).</w:t>
      </w:r>
    </w:p>
    <w:p w14:paraId="58D623AD" w14:textId="77777777" w:rsidR="00357AD9" w:rsidRPr="005C412B" w:rsidRDefault="00357AD9">
      <w:pPr>
        <w:jc w:val="both"/>
        <w:rPr>
          <w:rFonts w:ascii="Helvetica Neue" w:eastAsia="Helvetica Neue" w:hAnsi="Helvetica Neue" w:cs="Helvetica Neue"/>
          <w:sz w:val="24"/>
          <w:szCs w:val="24"/>
          <w:u w:val="single"/>
        </w:rPr>
      </w:pPr>
    </w:p>
    <w:p w14:paraId="2A238AE0" w14:textId="77777777" w:rsidR="00357AD9" w:rsidRPr="005C412B" w:rsidRDefault="00023EA3">
      <w:pPr>
        <w:ind w:left="72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Glider CTD, DO, and optical sensors</w:t>
      </w:r>
    </w:p>
    <w:p w14:paraId="04C9D123" w14:textId="520C6E06" w:rsidR="00F53176" w:rsidRPr="00811DBA" w:rsidRDefault="00023EA3" w:rsidP="00320515">
      <w:pPr>
        <w:ind w:left="720"/>
        <w:jc w:val="both"/>
        <w:rPr>
          <w:rFonts w:ascii="Helvetica Neue" w:eastAsia="Helvetica Neue" w:hAnsi="Helvetica Neue" w:cs="Helvetica Neue"/>
          <w:color w:val="000000" w:themeColor="text1"/>
          <w:sz w:val="24"/>
          <w:szCs w:val="24"/>
        </w:rPr>
      </w:pPr>
      <w:r w:rsidRPr="005C412B">
        <w:rPr>
          <w:rFonts w:ascii="Helvetica Neue" w:eastAsia="Helvetica Neue" w:hAnsi="Helvetica Neue" w:cs="Helvetica Neue"/>
          <w:sz w:val="24"/>
          <w:szCs w:val="24"/>
        </w:rPr>
        <w:t>The CTD, DO</w:t>
      </w:r>
      <w:r w:rsidR="00335723">
        <w:rPr>
          <w:rFonts w:ascii="Helvetica Neue" w:eastAsia="Helvetica Neue" w:hAnsi="Helvetica Neue" w:cs="Helvetica Neue"/>
          <w:sz w:val="24"/>
          <w:szCs w:val="24"/>
        </w:rPr>
        <w:t>,</w:t>
      </w:r>
      <w:r w:rsidRPr="005C412B">
        <w:rPr>
          <w:rFonts w:ascii="Helvetica Neue" w:eastAsia="Helvetica Neue" w:hAnsi="Helvetica Neue" w:cs="Helvetica Neue"/>
          <w:sz w:val="24"/>
          <w:szCs w:val="24"/>
        </w:rPr>
        <w:t xml:space="preserve"> and optical data will be run through appropriate quality assurance/quality control (QA/QC) guidelines as outlined in an Environmental Protection Agency (EPA) QA Project Plan for glider deployments along the coast of New Jersey (Kohut et al. 2014) and the variable specific quality control manuals issued by the Integrated Ocean Observing System (https://ioos.noaa.gov/project/qartod/). The procedures include pre- and post- deployment steps for each sensor to ensure data quality for each deployment. The CTD and DO sensors will be factory calibrated annually, and data will be verified for each deployment (Kohut et al. 2014).</w:t>
      </w:r>
      <w:r w:rsidR="00811DBA">
        <w:rPr>
          <w:rFonts w:ascii="Helvetica Neue" w:eastAsia="Helvetica Neue" w:hAnsi="Helvetica Neue" w:cs="Helvetica Neue"/>
          <w:sz w:val="24"/>
          <w:szCs w:val="24"/>
        </w:rPr>
        <w:t xml:space="preserve"> DO sensor calibration will also be verified in-house. </w:t>
      </w:r>
      <w:r w:rsidR="00043145">
        <w:rPr>
          <w:rFonts w:ascii="Helvetica Neue" w:eastAsia="Helvetica Neue" w:hAnsi="Helvetica Neue" w:cs="Helvetica Neue"/>
          <w:sz w:val="24"/>
          <w:szCs w:val="24"/>
        </w:rPr>
        <w:t xml:space="preserve">Before and after each deployment, </w:t>
      </w:r>
      <w:r w:rsidR="00F53176" w:rsidRPr="005C412B">
        <w:rPr>
          <w:rFonts w:ascii="Helvetica Neue" w:eastAsia="Helvetica Neue" w:hAnsi="Helvetica Neue" w:cs="Helvetica Neue"/>
          <w:sz w:val="24"/>
          <w:szCs w:val="24"/>
        </w:rPr>
        <w:t>Winkler titrations us</w:t>
      </w:r>
      <w:r w:rsidR="00320515">
        <w:rPr>
          <w:rFonts w:ascii="Helvetica Neue" w:eastAsia="Helvetica Neue" w:hAnsi="Helvetica Neue" w:cs="Helvetica Neue"/>
          <w:sz w:val="24"/>
          <w:szCs w:val="24"/>
        </w:rPr>
        <w:t>ing</w:t>
      </w:r>
      <w:r w:rsidR="00F53176" w:rsidRPr="005C412B">
        <w:rPr>
          <w:rFonts w:ascii="Helvetica Neue" w:eastAsia="Helvetica Neue" w:hAnsi="Helvetica Neue" w:cs="Helvetica Neue"/>
          <w:sz w:val="24"/>
          <w:szCs w:val="24"/>
        </w:rPr>
        <w:t xml:space="preserve"> 2-point oxygen tests </w:t>
      </w:r>
      <w:r w:rsidR="00043145">
        <w:rPr>
          <w:rFonts w:ascii="Helvetica Neue" w:eastAsia="Helvetica Neue" w:hAnsi="Helvetica Neue" w:cs="Helvetica Neue"/>
          <w:sz w:val="24"/>
          <w:szCs w:val="24"/>
        </w:rPr>
        <w:t xml:space="preserve">will be conducted </w:t>
      </w:r>
      <w:r w:rsidR="00F53176" w:rsidRPr="005C412B">
        <w:rPr>
          <w:rFonts w:ascii="Helvetica Neue" w:eastAsia="Helvetica Neue" w:hAnsi="Helvetica Neue" w:cs="Helvetica Neue"/>
          <w:sz w:val="24"/>
          <w:szCs w:val="24"/>
        </w:rPr>
        <w:t xml:space="preserve">to </w:t>
      </w:r>
      <w:r w:rsidR="00043145">
        <w:rPr>
          <w:rFonts w:ascii="Helvetica Neue" w:eastAsia="Helvetica Neue" w:hAnsi="Helvetica Neue" w:cs="Helvetica Neue"/>
          <w:sz w:val="24"/>
          <w:szCs w:val="24"/>
        </w:rPr>
        <w:t>verify</w:t>
      </w:r>
      <w:r w:rsidR="00F53176" w:rsidRPr="005C412B">
        <w:rPr>
          <w:rFonts w:ascii="Helvetica Neue" w:eastAsia="Helvetica Neue" w:hAnsi="Helvetica Neue" w:cs="Helvetica Neue"/>
          <w:sz w:val="24"/>
          <w:szCs w:val="24"/>
        </w:rPr>
        <w:t xml:space="preserve"> the calibration of the </w:t>
      </w:r>
      <w:r w:rsidR="00320515">
        <w:rPr>
          <w:rFonts w:ascii="Helvetica Neue" w:eastAsia="Helvetica Neue" w:hAnsi="Helvetica Neue" w:cs="Helvetica Neue"/>
          <w:sz w:val="24"/>
          <w:szCs w:val="24"/>
        </w:rPr>
        <w:t xml:space="preserve">glider </w:t>
      </w:r>
      <w:r w:rsidR="00F53176" w:rsidRPr="005C412B">
        <w:rPr>
          <w:rFonts w:ascii="Helvetica Neue" w:eastAsia="Helvetica Neue" w:hAnsi="Helvetica Neue" w:cs="Helvetica Neue"/>
          <w:sz w:val="24"/>
          <w:szCs w:val="24"/>
        </w:rPr>
        <w:t xml:space="preserve">optode. </w:t>
      </w:r>
      <w:r w:rsidR="00EC4E39">
        <w:rPr>
          <w:rFonts w:ascii="Helvetica Neue" w:eastAsia="Helvetica Neue" w:hAnsi="Helvetica Neue" w:cs="Helvetica Neue"/>
          <w:sz w:val="24"/>
          <w:szCs w:val="24"/>
        </w:rPr>
        <w:t xml:space="preserve">The optode end points are checked in 100% saturated water (with an aquarium bubbler) and in 0% oxygen water (using sodium sulfite). If the values are off the calibration by more than 3%, a calibration will be conducted in-house. </w:t>
      </w:r>
      <w:r w:rsidR="00F53176" w:rsidRPr="005C412B">
        <w:rPr>
          <w:rFonts w:ascii="Helvetica Neue" w:eastAsia="Helvetica Neue" w:hAnsi="Helvetica Neue" w:cs="Helvetica Neue"/>
          <w:sz w:val="24"/>
          <w:szCs w:val="24"/>
        </w:rPr>
        <w:t xml:space="preserve">The analytical methods and quality control for these titrations will be carried out </w:t>
      </w:r>
      <w:r w:rsidR="00043145">
        <w:rPr>
          <w:rFonts w:ascii="Helvetica Neue" w:eastAsia="Helvetica Neue" w:hAnsi="Helvetica Neue" w:cs="Helvetica Neue"/>
          <w:sz w:val="24"/>
          <w:szCs w:val="24"/>
        </w:rPr>
        <w:t xml:space="preserve">using LaMotte DO kits </w:t>
      </w:r>
      <w:r w:rsidR="00F53176" w:rsidRPr="005C412B">
        <w:rPr>
          <w:rFonts w:ascii="Helvetica Neue" w:eastAsia="Helvetica Neue" w:hAnsi="Helvetica Neue" w:cs="Helvetica Neue"/>
          <w:sz w:val="24"/>
          <w:szCs w:val="24"/>
        </w:rPr>
        <w:t>as described in EPA Method 360.2</w:t>
      </w:r>
      <w:r w:rsidR="00043145">
        <w:rPr>
          <w:rFonts w:ascii="Helvetica Neue" w:eastAsia="Helvetica Neue" w:hAnsi="Helvetica Neue" w:cs="Helvetica Neue"/>
          <w:sz w:val="24"/>
          <w:szCs w:val="24"/>
        </w:rPr>
        <w:t xml:space="preserve"> (Kohut et al. 2014)</w:t>
      </w:r>
      <w:r w:rsidR="00F53176" w:rsidRPr="005C412B">
        <w:rPr>
          <w:rFonts w:ascii="Helvetica Neue" w:eastAsia="Helvetica Neue" w:hAnsi="Helvetica Neue" w:cs="Helvetica Neue"/>
          <w:sz w:val="24"/>
          <w:szCs w:val="24"/>
        </w:rPr>
        <w:t>.</w:t>
      </w:r>
      <w:r w:rsidR="00811DBA">
        <w:rPr>
          <w:rFonts w:ascii="Helvetica Neue" w:eastAsia="Helvetica Neue" w:hAnsi="Helvetica Neue" w:cs="Helvetica Neue"/>
          <w:sz w:val="24"/>
          <w:szCs w:val="24"/>
        </w:rPr>
        <w:t xml:space="preserve"> </w:t>
      </w:r>
      <w:r w:rsidR="00811DBA" w:rsidRPr="00811DBA">
        <w:rPr>
          <w:rFonts w:ascii="Helvetica Neue" w:eastAsia="Helvetica Neue" w:hAnsi="Helvetica Neue" w:cs="Helvetica Neue"/>
          <w:sz w:val="24"/>
          <w:szCs w:val="24"/>
        </w:rPr>
        <w:t xml:space="preserve">Factory calibration of the optical sensors will also be verified before each deployment. The glider optical sensors, upon delivery from the manufacturer, are accompanied by colored disks that are used to conduct in-house verifications that the sensor can read the maximum </w:t>
      </w:r>
      <w:r w:rsidR="00811DBA" w:rsidRPr="00811DBA">
        <w:rPr>
          <w:rFonts w:ascii="Helvetica Neue" w:eastAsia="Helvetica Neue" w:hAnsi="Helvetica Neue" w:cs="Helvetica Neue"/>
          <w:color w:val="000000" w:themeColor="text1"/>
          <w:sz w:val="24"/>
          <w:szCs w:val="24"/>
        </w:rPr>
        <w:t xml:space="preserve">values. </w:t>
      </w:r>
      <w:r w:rsidR="00811DBA" w:rsidRPr="00811DBA">
        <w:rPr>
          <w:rFonts w:ascii="Helvetica Neue" w:hAnsi="Helvetica Neue"/>
          <w:color w:val="000000" w:themeColor="text1"/>
          <w:sz w:val="24"/>
          <w:szCs w:val="24"/>
        </w:rPr>
        <w:t xml:space="preserve">Before deployment, dark counts on the sensor </w:t>
      </w:r>
      <w:r w:rsidR="00811DBA">
        <w:rPr>
          <w:rFonts w:ascii="Helvetica Neue" w:hAnsi="Helvetica Neue"/>
          <w:color w:val="000000" w:themeColor="text1"/>
          <w:sz w:val="24"/>
          <w:szCs w:val="24"/>
        </w:rPr>
        <w:t xml:space="preserve">are taken by </w:t>
      </w:r>
      <w:r w:rsidR="00811DBA" w:rsidRPr="00811DBA">
        <w:rPr>
          <w:rFonts w:ascii="Helvetica Neue" w:hAnsi="Helvetica Neue"/>
          <w:color w:val="000000" w:themeColor="text1"/>
          <w:sz w:val="24"/>
          <w:szCs w:val="24"/>
        </w:rPr>
        <w:t>cover</w:t>
      </w:r>
      <w:r w:rsidR="00811DBA">
        <w:rPr>
          <w:rFonts w:ascii="Helvetica Neue" w:hAnsi="Helvetica Neue"/>
          <w:color w:val="000000" w:themeColor="text1"/>
          <w:sz w:val="24"/>
          <w:szCs w:val="24"/>
        </w:rPr>
        <w:t>ing the optical</w:t>
      </w:r>
      <w:r w:rsidR="00811DBA" w:rsidRPr="00811DBA">
        <w:rPr>
          <w:rFonts w:ascii="Helvetica Neue" w:hAnsi="Helvetica Neue"/>
          <w:color w:val="000000" w:themeColor="text1"/>
          <w:sz w:val="24"/>
          <w:szCs w:val="24"/>
        </w:rPr>
        <w:t xml:space="preserve"> sensor with electrical tape to black it out and record the readings. Then the tape</w:t>
      </w:r>
      <w:r w:rsidR="00811DBA">
        <w:rPr>
          <w:rFonts w:ascii="Helvetica Neue" w:hAnsi="Helvetica Neue"/>
          <w:color w:val="000000" w:themeColor="text1"/>
          <w:sz w:val="24"/>
          <w:szCs w:val="24"/>
        </w:rPr>
        <w:t xml:space="preserve"> is removed</w:t>
      </w:r>
      <w:r w:rsidR="00811DBA" w:rsidRPr="00811DBA">
        <w:rPr>
          <w:rFonts w:ascii="Helvetica Neue" w:hAnsi="Helvetica Neue"/>
          <w:color w:val="000000" w:themeColor="text1"/>
          <w:sz w:val="24"/>
          <w:szCs w:val="24"/>
        </w:rPr>
        <w:t xml:space="preserve">, and the colored </w:t>
      </w:r>
      <w:r w:rsidR="00811DBA">
        <w:rPr>
          <w:rFonts w:ascii="Helvetica Neue" w:hAnsi="Helvetica Neue"/>
          <w:color w:val="000000" w:themeColor="text1"/>
          <w:sz w:val="24"/>
          <w:szCs w:val="24"/>
        </w:rPr>
        <w:t>disks are placed</w:t>
      </w:r>
      <w:r w:rsidR="00811DBA" w:rsidRPr="00811DBA">
        <w:rPr>
          <w:rFonts w:ascii="Helvetica Neue" w:hAnsi="Helvetica Neue"/>
          <w:color w:val="000000" w:themeColor="text1"/>
          <w:sz w:val="24"/>
          <w:szCs w:val="24"/>
        </w:rPr>
        <w:t xml:space="preserve"> over the sensor to verify that it max</w:t>
      </w:r>
      <w:r w:rsidR="00811DBA">
        <w:rPr>
          <w:rFonts w:ascii="Helvetica Neue" w:hAnsi="Helvetica Neue"/>
          <w:color w:val="000000" w:themeColor="text1"/>
          <w:sz w:val="24"/>
          <w:szCs w:val="24"/>
        </w:rPr>
        <w:t>e</w:t>
      </w:r>
      <w:r w:rsidR="00811DBA" w:rsidRPr="00811DBA">
        <w:rPr>
          <w:rFonts w:ascii="Helvetica Neue" w:hAnsi="Helvetica Neue"/>
          <w:color w:val="000000" w:themeColor="text1"/>
          <w:sz w:val="24"/>
          <w:szCs w:val="24"/>
        </w:rPr>
        <w:t xml:space="preserve">s out for CDOM and </w:t>
      </w:r>
      <w:r w:rsidR="00811DBA">
        <w:rPr>
          <w:rFonts w:ascii="Helvetica Neue" w:hAnsi="Helvetica Neue"/>
          <w:color w:val="000000" w:themeColor="text1"/>
          <w:sz w:val="24"/>
          <w:szCs w:val="24"/>
        </w:rPr>
        <w:t>c</w:t>
      </w:r>
      <w:r w:rsidR="00811DBA" w:rsidRPr="00811DBA">
        <w:rPr>
          <w:rFonts w:ascii="Helvetica Neue" w:hAnsi="Helvetica Neue"/>
          <w:color w:val="000000" w:themeColor="text1"/>
          <w:sz w:val="24"/>
          <w:szCs w:val="24"/>
        </w:rPr>
        <w:t>hl</w:t>
      </w:r>
      <w:r w:rsidR="00811DBA">
        <w:rPr>
          <w:rFonts w:ascii="Helvetica Neue" w:hAnsi="Helvetica Neue"/>
          <w:color w:val="000000" w:themeColor="text1"/>
          <w:sz w:val="24"/>
          <w:szCs w:val="24"/>
        </w:rPr>
        <w:t>orophyll readings</w:t>
      </w:r>
      <w:r w:rsidR="00811DBA" w:rsidRPr="00811DBA">
        <w:rPr>
          <w:rFonts w:ascii="Helvetica Neue" w:hAnsi="Helvetica Neue"/>
          <w:color w:val="000000" w:themeColor="text1"/>
          <w:sz w:val="24"/>
          <w:szCs w:val="24"/>
        </w:rPr>
        <w:t xml:space="preserve">. For backscatter, </w:t>
      </w:r>
      <w:r w:rsidR="007C7DB3">
        <w:rPr>
          <w:rFonts w:ascii="Helvetica Neue" w:hAnsi="Helvetica Neue"/>
          <w:color w:val="000000" w:themeColor="text1"/>
          <w:sz w:val="24"/>
          <w:szCs w:val="24"/>
        </w:rPr>
        <w:t>a solid object is held</w:t>
      </w:r>
      <w:r w:rsidR="00811DBA" w:rsidRPr="00811DBA">
        <w:rPr>
          <w:rFonts w:ascii="Helvetica Neue" w:hAnsi="Helvetica Neue"/>
          <w:color w:val="000000" w:themeColor="text1"/>
          <w:sz w:val="24"/>
          <w:szCs w:val="24"/>
        </w:rPr>
        <w:t xml:space="preserve"> in front of the sensor to </w:t>
      </w:r>
      <w:r w:rsidR="00811DBA">
        <w:rPr>
          <w:rFonts w:ascii="Helvetica Neue" w:hAnsi="Helvetica Neue"/>
          <w:color w:val="000000" w:themeColor="text1"/>
          <w:sz w:val="24"/>
          <w:szCs w:val="24"/>
        </w:rPr>
        <w:t xml:space="preserve">check if it </w:t>
      </w:r>
      <w:r w:rsidR="00811DBA" w:rsidRPr="00811DBA">
        <w:rPr>
          <w:rFonts w:ascii="Helvetica Neue" w:hAnsi="Helvetica Neue"/>
          <w:color w:val="000000" w:themeColor="text1"/>
          <w:sz w:val="24"/>
          <w:szCs w:val="24"/>
        </w:rPr>
        <w:t>max</w:t>
      </w:r>
      <w:r w:rsidR="00811DBA">
        <w:rPr>
          <w:rFonts w:ascii="Helvetica Neue" w:hAnsi="Helvetica Neue"/>
          <w:color w:val="000000" w:themeColor="text1"/>
          <w:sz w:val="24"/>
          <w:szCs w:val="24"/>
        </w:rPr>
        <w:t>es</w:t>
      </w:r>
      <w:r w:rsidR="00811DBA" w:rsidRPr="00811DBA">
        <w:rPr>
          <w:rFonts w:ascii="Helvetica Neue" w:hAnsi="Helvetica Neue"/>
          <w:color w:val="000000" w:themeColor="text1"/>
          <w:sz w:val="24"/>
          <w:szCs w:val="24"/>
        </w:rPr>
        <w:t xml:space="preserve"> it out.</w:t>
      </w:r>
    </w:p>
    <w:p w14:paraId="2635F8D2" w14:textId="77777777" w:rsidR="00357AD9" w:rsidRPr="005C412B" w:rsidRDefault="00357AD9" w:rsidP="00CD2FF5">
      <w:pPr>
        <w:pBdr>
          <w:top w:val="nil"/>
          <w:left w:val="nil"/>
          <w:bottom w:val="nil"/>
          <w:right w:val="nil"/>
          <w:between w:val="nil"/>
        </w:pBdr>
        <w:rPr>
          <w:rFonts w:ascii="Helvetica Neue" w:eastAsia="Helvetica Neue" w:hAnsi="Helvetica Neue" w:cs="Helvetica Neue"/>
          <w:sz w:val="24"/>
          <w:szCs w:val="24"/>
        </w:rPr>
      </w:pPr>
    </w:p>
    <w:p w14:paraId="7F9753B9" w14:textId="77777777" w:rsidR="00357AD9" w:rsidRPr="005C412B" w:rsidRDefault="00023EA3">
      <w:pPr>
        <w:ind w:left="72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Glider pH</w:t>
      </w:r>
    </w:p>
    <w:p w14:paraId="6B73CC54"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The glider-based pH/CTD sensor will be factory calibrated annually, or more frequently depending on level of biofouling upon inspection after each glider mission, and data will be verified by comparisons of pH measured from discrete samples during each glider mission.</w:t>
      </w:r>
    </w:p>
    <w:p w14:paraId="5472908D" w14:textId="77777777" w:rsidR="00357AD9" w:rsidRPr="005C412B" w:rsidRDefault="00357AD9">
      <w:pPr>
        <w:ind w:left="720"/>
        <w:jc w:val="both"/>
        <w:rPr>
          <w:rFonts w:ascii="Helvetica Neue" w:eastAsia="Helvetica Neue" w:hAnsi="Helvetica Neue" w:cs="Helvetica Neue"/>
          <w:sz w:val="24"/>
          <w:szCs w:val="24"/>
        </w:rPr>
      </w:pPr>
    </w:p>
    <w:p w14:paraId="4A204990"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The pH data will be run through quality assurance/quality control (QA/QC) guidelines outlined in a recently published standard operating procedure for glider-based pH sensors (Thompson et al. 2021). These are described briefly in the following paragraphs.</w:t>
      </w:r>
    </w:p>
    <w:p w14:paraId="53B2F912"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 </w:t>
      </w:r>
    </w:p>
    <w:p w14:paraId="140A06A0" w14:textId="69C7E1CB"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Glider-based pH data will be initially inspected for sensor time lags, which are identified as skewed upcast and downcast profiles in pH reference voltage data and are often associated with areas of steep gradients in salinity or temperature. To correct for sensor lag, upcast and downcast pairs will be run through potential time shifts from 0 to 60 s at 1‐s intervals. The optimal time shift determined will be applied for each glider sampling segment to minimize the difference between reference voltage at a certain depth in the upcast/downcast pairs (Saba et al. 2019, Wright-Fairbanks et al. 2020, Thompson et al. 2021).</w:t>
      </w:r>
      <w:ins w:id="70" w:author="Lori Garzio" w:date="2024-12-02T14:17:00Z">
        <w:r w:rsidR="00E614D4">
          <w:rPr>
            <w:rFonts w:ascii="Helvetica Neue" w:eastAsia="Helvetica Neue" w:hAnsi="Helvetica Neue" w:cs="Helvetica Neue"/>
            <w:sz w:val="24"/>
            <w:szCs w:val="24"/>
          </w:rPr>
          <w:t xml:space="preserve"> S</w:t>
        </w:r>
      </w:ins>
      <w:del w:id="71" w:author="Lori Garzio" w:date="2024-12-02T14:17:00Z">
        <w:r w:rsidRPr="005C412B" w:rsidDel="00E614D4">
          <w:rPr>
            <w:rFonts w:ascii="Helvetica Neue" w:eastAsia="Helvetica Neue" w:hAnsi="Helvetica Neue" w:cs="Helvetica Neue"/>
            <w:sz w:val="24"/>
            <w:szCs w:val="24"/>
          </w:rPr>
          <w:delText xml:space="preserve"> Python data analysis s</w:delText>
        </w:r>
      </w:del>
      <w:r w:rsidRPr="005C412B">
        <w:rPr>
          <w:rFonts w:ascii="Helvetica Neue" w:eastAsia="Helvetica Neue" w:hAnsi="Helvetica Neue" w:cs="Helvetica Neue"/>
          <w:sz w:val="24"/>
          <w:szCs w:val="24"/>
        </w:rPr>
        <w:t>oftware</w:t>
      </w:r>
      <w:del w:id="72" w:author="Lori Garzio" w:date="2024-12-02T14:18:00Z">
        <w:r w:rsidRPr="005C412B" w:rsidDel="00E614D4">
          <w:rPr>
            <w:rFonts w:ascii="Helvetica Neue" w:eastAsia="Helvetica Neue" w:hAnsi="Helvetica Neue" w:cs="Helvetica Neue"/>
            <w:sz w:val="24"/>
            <w:szCs w:val="24"/>
          </w:rPr>
          <w:delText xml:space="preserve"> scripts</w:delText>
        </w:r>
      </w:del>
      <w:r w:rsidRPr="005C412B">
        <w:rPr>
          <w:rFonts w:ascii="Helvetica Neue" w:eastAsia="Helvetica Neue" w:hAnsi="Helvetica Neue" w:cs="Helvetica Neue"/>
          <w:sz w:val="24"/>
          <w:szCs w:val="24"/>
        </w:rPr>
        <w:t xml:space="preserve"> for this QC time shift procedure are available here: </w:t>
      </w:r>
      <w:hyperlink r:id="rId28">
        <w:r w:rsidRPr="005C412B">
          <w:rPr>
            <w:rFonts w:ascii="Helvetica Neue" w:eastAsia="Helvetica Neue" w:hAnsi="Helvetica Neue" w:cs="Helvetica Neue"/>
            <w:color w:val="0563C1"/>
            <w:sz w:val="24"/>
            <w:szCs w:val="24"/>
            <w:u w:val="single"/>
          </w:rPr>
          <w:t>https://github.com/rucool/rugliderqc</w:t>
        </w:r>
      </w:hyperlink>
      <w:r w:rsidRPr="005C412B">
        <w:rPr>
          <w:rFonts w:ascii="Helvetica Neue" w:eastAsia="Helvetica Neue" w:hAnsi="Helvetica Neue" w:cs="Helvetica Neue"/>
          <w:sz w:val="24"/>
          <w:szCs w:val="24"/>
        </w:rPr>
        <w:t>.</w:t>
      </w:r>
    </w:p>
    <w:p w14:paraId="5FACEEDB" w14:textId="77777777" w:rsidR="00357AD9" w:rsidRPr="005C412B" w:rsidRDefault="00357AD9">
      <w:pPr>
        <w:ind w:left="720"/>
        <w:jc w:val="both"/>
        <w:rPr>
          <w:rFonts w:ascii="Helvetica Neue" w:eastAsia="Helvetica Neue" w:hAnsi="Helvetica Neue" w:cs="Helvetica Neue"/>
          <w:sz w:val="24"/>
          <w:szCs w:val="24"/>
        </w:rPr>
      </w:pPr>
    </w:p>
    <w:p w14:paraId="08543362"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After time shifts are applied, pH data will be run through QA/QC measures based on the Integrated Ocean Observing System (IOOS) Manual for Real‐Time Quality Control of pH Data Observations (U.S. Integrated Ocean Observing System 2019, Thompson et al. 2021). </w:t>
      </w:r>
      <w:commentRangeStart w:id="73"/>
      <w:r w:rsidRPr="005C412B">
        <w:rPr>
          <w:rFonts w:ascii="Helvetica Neue" w:eastAsia="Helvetica Neue" w:hAnsi="Helvetica Neue" w:cs="Helvetica Neue"/>
          <w:sz w:val="24"/>
          <w:szCs w:val="24"/>
        </w:rPr>
        <w:t>pH reference voltage data will be flagged and removed in instances where more than 1 hr has passed between observations (</w:t>
      </w:r>
      <w:r w:rsidRPr="005C412B">
        <w:rPr>
          <w:rFonts w:ascii="Cambria Math" w:eastAsia="Cambria Math" w:hAnsi="Cambria Math" w:cs="Cambria Math"/>
          <w:sz w:val="24"/>
          <w:szCs w:val="24"/>
        </w:rPr>
        <w:t>≪</w:t>
      </w:r>
      <w:r w:rsidRPr="005C412B">
        <w:rPr>
          <w:rFonts w:ascii="Helvetica Neue" w:eastAsia="Helvetica Neue" w:hAnsi="Helvetica Neue" w:cs="Helvetica Neue"/>
          <w:sz w:val="24"/>
          <w:szCs w:val="24"/>
        </w:rPr>
        <w:t>1% of observations) or in instances without a valid time stamp (~20% of observations). Next, observations of other scientific variables without both a corresponding pH reference voltage and pressure value will be removed (~40% of observations). Observations outside of the latitude and longitude bounds of the study area will be flagged and removed (</w:t>
      </w:r>
      <w:r w:rsidRPr="005C412B">
        <w:rPr>
          <w:rFonts w:ascii="Cambria Math" w:eastAsia="Cambria Math" w:hAnsi="Cambria Math" w:cs="Cambria Math"/>
          <w:sz w:val="24"/>
          <w:szCs w:val="24"/>
        </w:rPr>
        <w:t>≪</w:t>
      </w:r>
      <w:r w:rsidRPr="005C412B">
        <w:rPr>
          <w:rFonts w:ascii="Helvetica Neue" w:eastAsia="Helvetica Neue" w:hAnsi="Helvetica Neue" w:cs="Helvetica Neue"/>
          <w:sz w:val="24"/>
          <w:szCs w:val="24"/>
        </w:rPr>
        <w:t xml:space="preserve">1% of observations). pH values will be validated in a gross range test, flagging and removing values outside the measurement bounds of the glider pH sensor (pH &lt; 6.5 and pH &gt; 9; </w:t>
      </w:r>
      <w:r w:rsidRPr="005C412B">
        <w:rPr>
          <w:rFonts w:ascii="Cambria Math" w:eastAsia="Cambria Math" w:hAnsi="Cambria Math" w:cs="Cambria Math"/>
          <w:sz w:val="24"/>
          <w:szCs w:val="24"/>
        </w:rPr>
        <w:t>≪</w:t>
      </w:r>
      <w:r w:rsidRPr="005C412B">
        <w:rPr>
          <w:rFonts w:ascii="Helvetica Neue" w:eastAsia="Helvetica Neue" w:hAnsi="Helvetica Neue" w:cs="Helvetica Neue"/>
          <w:sz w:val="24"/>
          <w:szCs w:val="24"/>
        </w:rPr>
        <w:t>1% of observations). As more deployments of the pH glider provide a mean climatology for the study area, the gross range test can be restricted to a user‐specified local or seasonal pH range. Next, a spike test will identify and remove single value spikes in pH reference voltage observations (</w:t>
      </w:r>
      <w:r w:rsidRPr="005C412B">
        <w:rPr>
          <w:rFonts w:ascii="Cambria Math" w:eastAsia="Cambria Math" w:hAnsi="Cambria Math" w:cs="Cambria Math"/>
          <w:sz w:val="24"/>
          <w:szCs w:val="24"/>
        </w:rPr>
        <w:t>≪</w:t>
      </w:r>
      <w:r w:rsidRPr="005C412B">
        <w:rPr>
          <w:rFonts w:ascii="Helvetica Neue" w:eastAsia="Helvetica Neue" w:hAnsi="Helvetica Neue" w:cs="Helvetica Neue"/>
          <w:sz w:val="24"/>
          <w:szCs w:val="24"/>
        </w:rPr>
        <w:t xml:space="preserve">1% of observations). Lastly, data will be inspected visually for unrealistic rates of change, flat‐lining, and attenuated signals, which would indicate decreased sensor function or sensor failure. </w:t>
      </w:r>
      <w:commentRangeEnd w:id="73"/>
      <w:r w:rsidR="00E614D4">
        <w:rPr>
          <w:rStyle w:val="CommentReference"/>
        </w:rPr>
        <w:commentReference w:id="73"/>
      </w:r>
    </w:p>
    <w:p w14:paraId="2143F8B1" w14:textId="77777777" w:rsidR="00357AD9" w:rsidRPr="005C412B" w:rsidRDefault="00357AD9">
      <w:pPr>
        <w:ind w:left="720"/>
        <w:jc w:val="both"/>
        <w:rPr>
          <w:rFonts w:ascii="Helvetica Neue" w:eastAsia="Helvetica Neue" w:hAnsi="Helvetica Neue" w:cs="Helvetica Neue"/>
          <w:sz w:val="24"/>
          <w:szCs w:val="24"/>
        </w:rPr>
      </w:pPr>
    </w:p>
    <w:p w14:paraId="47A859B8" w14:textId="5D5E8C5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Quality control procedures for data produced from the glider-based pH sensors also entail evaluations of sensor field accuracy (see section 6-H). Here, glider-based pH measurements will be compared to discrete seawater pH at the same, or closest, depth from the glider's </w:t>
      </w:r>
      <w:ins w:id="74" w:author="Lori Garzio" w:date="2024-12-02T14:25:00Z">
        <w:r w:rsidR="00126766">
          <w:rPr>
            <w:rFonts w:ascii="Helvetica Neue" w:eastAsia="Helvetica Neue" w:hAnsi="Helvetica Neue" w:cs="Helvetica Neue"/>
            <w:sz w:val="24"/>
            <w:szCs w:val="24"/>
          </w:rPr>
          <w:t>closest</w:t>
        </w:r>
      </w:ins>
      <w:del w:id="75" w:author="Lori Garzio" w:date="2024-12-02T14:25:00Z">
        <w:r w:rsidRPr="005C412B" w:rsidDel="00126766">
          <w:rPr>
            <w:rFonts w:ascii="Helvetica Neue" w:eastAsia="Helvetica Neue" w:hAnsi="Helvetica Neue" w:cs="Helvetica Neue"/>
            <w:sz w:val="24"/>
            <w:szCs w:val="24"/>
          </w:rPr>
          <w:delText>first</w:delText>
        </w:r>
      </w:del>
      <w:r w:rsidRPr="005C412B">
        <w:rPr>
          <w:rFonts w:ascii="Helvetica Neue" w:eastAsia="Helvetica Neue" w:hAnsi="Helvetica Neue" w:cs="Helvetica Neue"/>
          <w:sz w:val="24"/>
          <w:szCs w:val="24"/>
        </w:rPr>
        <w:t xml:space="preserve"> profile at deployment and</w:t>
      </w:r>
      <w:del w:id="76" w:author="Lori Garzio" w:date="2024-12-02T14:25:00Z">
        <w:r w:rsidRPr="005C412B" w:rsidDel="00126766">
          <w:rPr>
            <w:rFonts w:ascii="Helvetica Neue" w:eastAsia="Helvetica Neue" w:hAnsi="Helvetica Neue" w:cs="Helvetica Neue"/>
            <w:sz w:val="24"/>
            <w:szCs w:val="24"/>
          </w:rPr>
          <w:delText xml:space="preserve"> its last profile before</w:delText>
        </w:r>
      </w:del>
      <w:r w:rsidRPr="005C412B">
        <w:rPr>
          <w:rFonts w:ascii="Helvetica Neue" w:eastAsia="Helvetica Neue" w:hAnsi="Helvetica Neue" w:cs="Helvetica Neue"/>
          <w:sz w:val="24"/>
          <w:szCs w:val="24"/>
        </w:rPr>
        <w:t xml:space="preserve"> recovery. Groundtruthing offsets will be determined as glider pH-discrete pH at each depth. Glider agreement will be calculated as the average absolute offset between all depths at deployment or recovery. Uncertainty in glider agreement will be calculated as one standard deviation between glider pH measurements in the surface layer during the discrete sampling period.</w:t>
      </w:r>
    </w:p>
    <w:p w14:paraId="2086C342" w14:textId="77777777" w:rsidR="00357AD9" w:rsidRPr="005C412B" w:rsidRDefault="00357AD9">
      <w:pPr>
        <w:jc w:val="both"/>
        <w:rPr>
          <w:rFonts w:ascii="Helvetica Neue" w:eastAsia="Helvetica Neue" w:hAnsi="Helvetica Neue" w:cs="Helvetica Neue"/>
          <w:sz w:val="24"/>
          <w:szCs w:val="24"/>
        </w:rPr>
      </w:pPr>
    </w:p>
    <w:p w14:paraId="6CFD8587" w14:textId="77777777" w:rsidR="00357AD9" w:rsidRPr="005C412B" w:rsidRDefault="00023EA3">
      <w:pPr>
        <w:ind w:left="720"/>
        <w:jc w:val="both"/>
        <w:rPr>
          <w:rFonts w:ascii="Helvetica Neue" w:eastAsia="Helvetica Neue" w:hAnsi="Helvetica Neue" w:cs="Helvetica Neue"/>
          <w:sz w:val="24"/>
          <w:szCs w:val="24"/>
        </w:rPr>
      </w:pPr>
      <w:commentRangeStart w:id="77"/>
      <w:r w:rsidRPr="005C412B">
        <w:rPr>
          <w:rFonts w:ascii="Helvetica Neue" w:eastAsia="Helvetica Neue" w:hAnsi="Helvetica Neue" w:cs="Helvetica Neue"/>
          <w:sz w:val="24"/>
          <w:szCs w:val="24"/>
        </w:rPr>
        <w:t xml:space="preserve">Suspect values outside of the field accuracy range will be flagged. Following each deployment, the final quality-controlled data will be within the ‘Comparability or Accuracy’ range listed in Table 2 of this document. If a value is found outside these criteria, it will be flagged in the final dataset. Each data point will be treated independently so that any one point flagged will not restrict use of the other quality data from the same deployment.  </w:t>
      </w:r>
      <w:commentRangeEnd w:id="77"/>
      <w:r w:rsidR="00126766">
        <w:rPr>
          <w:rStyle w:val="CommentReference"/>
        </w:rPr>
        <w:commentReference w:id="77"/>
      </w:r>
    </w:p>
    <w:p w14:paraId="54F881FB" w14:textId="77777777" w:rsidR="00357AD9" w:rsidRPr="005C412B" w:rsidRDefault="00357AD9">
      <w:pPr>
        <w:ind w:left="720"/>
        <w:jc w:val="both"/>
        <w:rPr>
          <w:rFonts w:ascii="Helvetica Neue" w:eastAsia="Helvetica Neue" w:hAnsi="Helvetica Neue" w:cs="Helvetica Neue"/>
          <w:sz w:val="24"/>
          <w:szCs w:val="24"/>
        </w:rPr>
      </w:pPr>
    </w:p>
    <w:p w14:paraId="5C9F506D" w14:textId="77777777" w:rsidR="00357AD9" w:rsidRPr="005C412B" w:rsidRDefault="00023EA3">
      <w:pPr>
        <w:ind w:left="72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Active Acoustics (AZFP)</w:t>
      </w:r>
    </w:p>
    <w:p w14:paraId="66DD420F"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As mentioned in section 9, annual in-house calibrations of the glider AZFP sensors will be conducted, and dB offsets will be applied to the relevant datasets.</w:t>
      </w:r>
    </w:p>
    <w:p w14:paraId="513C18D5" w14:textId="77777777" w:rsidR="00357AD9" w:rsidRPr="005C412B" w:rsidRDefault="00357AD9">
      <w:pPr>
        <w:ind w:left="720"/>
        <w:jc w:val="both"/>
        <w:rPr>
          <w:rFonts w:ascii="Helvetica Neue" w:eastAsia="Helvetica Neue" w:hAnsi="Helvetica Neue" w:cs="Helvetica Neue"/>
          <w:sz w:val="24"/>
          <w:szCs w:val="24"/>
        </w:rPr>
      </w:pPr>
    </w:p>
    <w:p w14:paraId="099185FD" w14:textId="2211A29A"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Pitch, roll, GPS fixes, and depth data will be calculated from glider measurements and converted into tab delimited *.csv files compatible with Echoview software. Raw acoustic data will be linked to the other glider sensor data (temperature, salinity, etc.) by time stamp and processed using Echoview software. Glider downcasts will be isolated by masking out portions of the data with pitch outside the range of -15 and -30 degrees, and surface noise (top 2 m) and the ocean bottom (where applicable) will be removed from analyses. Calibration parameters and offsets will be applied to the echogram, including speed of sound and absorption coefficients calculated from five-day averages of glider CTD data. Echoview’s Background Noise Removal (De Robertis and Higginbottom 2007), Impulse Noise Removal, and Transient Noise Removal (Ryan et al. 2015) algorithms will be used to clean the raw acoustic data from each frequency. Then from each frequency, mean volume backscattering strength (MVBS or Sv, dB) and area backscatter coefficient (ABC or sa, m</w:t>
      </w:r>
      <w:r w:rsidRPr="005C412B">
        <w:rPr>
          <w:rFonts w:ascii="Helvetica Neue" w:eastAsia="Helvetica Neue" w:hAnsi="Helvetica Neue" w:cs="Helvetica Neue"/>
          <w:sz w:val="24"/>
          <w:szCs w:val="24"/>
          <w:vertAlign w:val="superscript"/>
        </w:rPr>
        <w:t>2</w:t>
      </w:r>
      <w:r w:rsidRPr="005C412B">
        <w:rPr>
          <w:rFonts w:ascii="Helvetica Neue" w:eastAsia="Helvetica Neue" w:hAnsi="Helvetica Neue" w:cs="Helvetica Neue"/>
          <w:sz w:val="24"/>
          <w:szCs w:val="24"/>
        </w:rPr>
        <w:t xml:space="preserve"> m</w:t>
      </w:r>
      <w:r w:rsidRPr="005C412B">
        <w:rPr>
          <w:rFonts w:ascii="Helvetica Neue" w:eastAsia="Helvetica Neue" w:hAnsi="Helvetica Neue" w:cs="Helvetica Neue"/>
          <w:sz w:val="24"/>
          <w:szCs w:val="24"/>
          <w:vertAlign w:val="superscript"/>
        </w:rPr>
        <w:t>-2</w:t>
      </w:r>
      <w:r w:rsidRPr="005C412B">
        <w:rPr>
          <w:rFonts w:ascii="Helvetica Neue" w:eastAsia="Helvetica Neue" w:hAnsi="Helvetica Neue" w:cs="Helvetica Neue"/>
          <w:sz w:val="24"/>
          <w:szCs w:val="24"/>
        </w:rPr>
        <w:t xml:space="preserve">) will be exported in </w:t>
      </w:r>
      <w:ins w:id="78" w:author="Delphine Mossman" w:date="2024-12-04T10:48:00Z">
        <w:r w:rsidR="000E5CBB">
          <w:rPr>
            <w:rFonts w:ascii="Helvetica Neue" w:eastAsia="Helvetica Neue" w:hAnsi="Helvetica Neue" w:cs="Helvetica Neue"/>
            <w:sz w:val="24"/>
            <w:szCs w:val="24"/>
          </w:rPr>
          <w:t>0.</w:t>
        </w:r>
      </w:ins>
      <w:r w:rsidRPr="005C412B">
        <w:rPr>
          <w:rFonts w:ascii="Helvetica Neue" w:eastAsia="Helvetica Neue" w:hAnsi="Helvetica Neue" w:cs="Helvetica Neue"/>
          <w:sz w:val="24"/>
          <w:szCs w:val="24"/>
        </w:rPr>
        <w:t xml:space="preserve">1 </w:t>
      </w:r>
      <w:ins w:id="79" w:author="Delphine Mossman" w:date="2024-12-04T10:48:00Z">
        <w:r w:rsidR="000E5CBB">
          <w:rPr>
            <w:rFonts w:ascii="Helvetica Neue" w:eastAsia="Helvetica Neue" w:hAnsi="Helvetica Neue" w:cs="Helvetica Neue"/>
            <w:sz w:val="24"/>
            <w:szCs w:val="24"/>
          </w:rPr>
          <w:t xml:space="preserve">nau. </w:t>
        </w:r>
      </w:ins>
      <w:r w:rsidRPr="005C412B">
        <w:rPr>
          <w:rFonts w:ascii="Helvetica Neue" w:eastAsia="Helvetica Neue" w:hAnsi="Helvetica Neue" w:cs="Helvetica Neue"/>
          <w:sz w:val="24"/>
          <w:szCs w:val="24"/>
        </w:rPr>
        <w:t>m</w:t>
      </w:r>
      <w:ins w:id="80" w:author="Delphine Mossman" w:date="2024-12-04T10:48:00Z">
        <w:r w:rsidR="000E5CBB">
          <w:rPr>
            <w:rFonts w:ascii="Helvetica Neue" w:eastAsia="Helvetica Neue" w:hAnsi="Helvetica Neue" w:cs="Helvetica Neue"/>
            <w:sz w:val="24"/>
            <w:szCs w:val="24"/>
          </w:rPr>
          <w:t>i.</w:t>
        </w:r>
      </w:ins>
      <w:bookmarkStart w:id="81" w:name="_GoBack"/>
      <w:bookmarkEnd w:id="81"/>
      <w:r w:rsidRPr="005C412B">
        <w:rPr>
          <w:rFonts w:ascii="Helvetica Neue" w:eastAsia="Helvetica Neue" w:hAnsi="Helvetica Neue" w:cs="Helvetica Neue"/>
          <w:sz w:val="24"/>
          <w:szCs w:val="24"/>
        </w:rPr>
        <w:t xml:space="preserve"> × 1 m bins (e.g., Reiss et al. 2021) for additional MATLAB processing of zooplankton or fish identification, school detection, and biomass. Length-frequency distributions of dominant zooplankton collected in the net tows may be used to estimate species-specific biomass (e.g., Kitamura et al. 2017, Sakinan &amp; Gücü 2017). Additionally, length-frequency distributions of fish obtained from bottom trawl and structure-associated fish surveys from other projects may also be used to assist in estimations of fish biomass if they are conducted during the same season and in the same sampling area (e.g., Demer et al. 1999, Fernandes et al. 2002, Gorska et al. 2005, Jech and Michaels 2006).</w:t>
      </w:r>
    </w:p>
    <w:p w14:paraId="2ECDEFE3" w14:textId="77777777" w:rsidR="00357AD9" w:rsidRPr="005C412B" w:rsidRDefault="00357AD9">
      <w:pPr>
        <w:jc w:val="both"/>
        <w:rPr>
          <w:rFonts w:ascii="Helvetica Neue" w:eastAsia="Helvetica Neue" w:hAnsi="Helvetica Neue" w:cs="Helvetica Neue"/>
          <w:sz w:val="24"/>
          <w:szCs w:val="24"/>
        </w:rPr>
      </w:pPr>
    </w:p>
    <w:p w14:paraId="2D789B0D"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One of the major challenges of bioacoustics is classifying the organisms that are responsible for producing the acoustic scatter. Target classification is an important step in the analysis of bioacoustics data because it allows for converting the backscatter data into more confident estimates of abundance or biomass (see Berger et al. 2018). Using multi-frequency echosounders, as opposed to single frequency echosounders, is one way we are addressing this issue in this project. Multi-frequency bioacoustic data allow for calculating the differences in volume backscattering strength between multiple frequencies and therefore differentiating between different major taxa and different sizes of organisms with different scattering properties. Secondly, we will utilize length-frequency distributions of dominant zooplankton collected in the net tows to help improve our models for volume backscatter and biomass estimates. To the best of our ability, and if data from bottom trawl and/or structure-associated fish surveys that are conducted during the same season and in the same sampling area are available, we will also use length-frequency distributions of fish from these surveys to assist in estimations of fish biomass.</w:t>
      </w:r>
    </w:p>
    <w:p w14:paraId="06E1156C" w14:textId="77777777" w:rsidR="00357AD9" w:rsidRPr="005C412B" w:rsidRDefault="00357AD9">
      <w:pPr>
        <w:ind w:left="720"/>
        <w:jc w:val="both"/>
        <w:rPr>
          <w:rFonts w:ascii="Helvetica Neue" w:eastAsia="Helvetica Neue" w:hAnsi="Helvetica Neue" w:cs="Helvetica Neue"/>
          <w:sz w:val="24"/>
          <w:szCs w:val="24"/>
        </w:rPr>
      </w:pPr>
    </w:p>
    <w:p w14:paraId="03FF7F98" w14:textId="77777777" w:rsidR="00357AD9" w:rsidRPr="005C412B" w:rsidRDefault="00023EA3">
      <w:pPr>
        <w:ind w:left="72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Passive Acoustics (DMON)</w:t>
      </w:r>
    </w:p>
    <w:p w14:paraId="7BCE95E6" w14:textId="77777777" w:rsidR="00357AD9" w:rsidRPr="005C412B" w:rsidRDefault="00023EA3">
      <w:pPr>
        <w:ind w:left="72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rPr>
        <w:t>As described in section 9, the ceramics of the DMON sensor are calibrated following manufacturer recommendations. Sensor calibration is validated in periodic spot checks and continuously during each mission based on consistency of the recorded background noise. Additionally, the analysts that verify individual detections in the data are certified through a training program that they must go through and a protocol that they must follow.</w:t>
      </w:r>
      <w:r w:rsidRPr="005C412B">
        <w:rPr>
          <w:rFonts w:ascii="Helvetica Neue" w:eastAsia="Helvetica Neue" w:hAnsi="Helvetica Neue" w:cs="Helvetica Neue"/>
          <w:sz w:val="24"/>
          <w:szCs w:val="24"/>
          <w:u w:val="single"/>
        </w:rPr>
        <w:t xml:space="preserve">  </w:t>
      </w:r>
    </w:p>
    <w:p w14:paraId="3F5994C9" w14:textId="77777777" w:rsidR="00357AD9" w:rsidRPr="005C412B" w:rsidRDefault="00357AD9">
      <w:pPr>
        <w:jc w:val="both"/>
        <w:rPr>
          <w:rFonts w:ascii="Helvetica Neue" w:eastAsia="Helvetica Neue" w:hAnsi="Helvetica Neue" w:cs="Helvetica Neue"/>
          <w:sz w:val="24"/>
          <w:szCs w:val="24"/>
        </w:rPr>
      </w:pPr>
    </w:p>
    <w:p w14:paraId="6AADC326" w14:textId="77777777"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11.</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Documentation, Data Reduction, and Reporting</w:t>
      </w:r>
    </w:p>
    <w:p w14:paraId="27248ABB" w14:textId="77777777" w:rsidR="00357AD9" w:rsidRPr="005C412B" w:rsidRDefault="00357AD9">
      <w:pPr>
        <w:jc w:val="both"/>
        <w:rPr>
          <w:rFonts w:ascii="Helvetica Neue" w:eastAsia="Helvetica Neue" w:hAnsi="Helvetica Neue" w:cs="Helvetica Neue"/>
          <w:sz w:val="24"/>
          <w:szCs w:val="24"/>
        </w:rPr>
      </w:pPr>
    </w:p>
    <w:p w14:paraId="3FEB006D" w14:textId="0230DE3E"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A.</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Documentation</w:t>
      </w:r>
      <w:r w:rsidRPr="005C412B">
        <w:rPr>
          <w:rFonts w:ascii="Helvetica Neue" w:eastAsia="Helvetica Neue" w:hAnsi="Helvetica Neue" w:cs="Helvetica Neue"/>
          <w:sz w:val="24"/>
          <w:szCs w:val="24"/>
        </w:rPr>
        <w:t xml:space="preserve"> </w:t>
      </w:r>
    </w:p>
    <w:p w14:paraId="357C1CEE" w14:textId="77777777" w:rsidR="00357AD9" w:rsidRPr="005C412B" w:rsidRDefault="00357AD9">
      <w:pPr>
        <w:ind w:left="1440" w:firstLine="720"/>
        <w:jc w:val="both"/>
        <w:rPr>
          <w:rFonts w:ascii="Helvetica Neue" w:eastAsia="Helvetica Neue" w:hAnsi="Helvetica Neue" w:cs="Helvetica Neue"/>
          <w:sz w:val="24"/>
          <w:szCs w:val="24"/>
        </w:rPr>
      </w:pPr>
    </w:p>
    <w:p w14:paraId="756EAD4D" w14:textId="77777777"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Glider-based sampling</w:t>
      </w:r>
    </w:p>
    <w:p w14:paraId="31FB50D2" w14:textId="77777777"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The project will generate a packet for each deployment. The deployment packet will document all glider and sensor preparation, maintenance, calibration, and inspection. The calibration, testing, maintenance for each deployment will be documented.  This documentation includes:</w:t>
      </w:r>
    </w:p>
    <w:p w14:paraId="115846DB" w14:textId="77777777" w:rsidR="00357AD9" w:rsidRPr="005C412B" w:rsidRDefault="00023EA3">
      <w:pPr>
        <w:ind w:left="2680" w:hanging="98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1) a pre-deployment check out</w:t>
      </w:r>
    </w:p>
    <w:p w14:paraId="02A30CBD" w14:textId="77777777" w:rsidR="00357AD9" w:rsidRPr="005C412B" w:rsidRDefault="00023EA3">
      <w:pPr>
        <w:ind w:left="2680" w:hanging="98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2) a pre-deployment check out for the optode </w:t>
      </w:r>
    </w:p>
    <w:p w14:paraId="442C6595" w14:textId="77777777" w:rsidR="00357AD9" w:rsidRPr="005C412B" w:rsidRDefault="00023EA3">
      <w:pPr>
        <w:ind w:left="2680" w:hanging="98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3) a deployment checklist </w:t>
      </w:r>
    </w:p>
    <w:p w14:paraId="7641E470" w14:textId="77777777" w:rsidR="00357AD9" w:rsidRPr="005C412B" w:rsidRDefault="00023EA3">
      <w:pPr>
        <w:ind w:left="2680" w:hanging="98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4) a recovery checklist </w:t>
      </w:r>
    </w:p>
    <w:p w14:paraId="58E58F54" w14:textId="77777777" w:rsidR="00357AD9" w:rsidRPr="005C412B" w:rsidRDefault="00023EA3">
      <w:pPr>
        <w:ind w:left="2680" w:hanging="98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5) a post-deployment checklist </w:t>
      </w:r>
    </w:p>
    <w:p w14:paraId="79B8600E" w14:textId="77777777" w:rsidR="00357AD9" w:rsidRPr="005C412B" w:rsidRDefault="00023EA3">
      <w:pPr>
        <w:ind w:left="2680" w:hanging="98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6) manufacturer calibration documentation</w:t>
      </w:r>
    </w:p>
    <w:p w14:paraId="3149F16C" w14:textId="77777777" w:rsidR="00357AD9" w:rsidRPr="005C412B" w:rsidRDefault="00357AD9">
      <w:pPr>
        <w:ind w:left="2680" w:hanging="980"/>
        <w:jc w:val="both"/>
        <w:rPr>
          <w:rFonts w:ascii="Helvetica Neue" w:eastAsia="Helvetica Neue" w:hAnsi="Helvetica Neue" w:cs="Helvetica Neue"/>
          <w:sz w:val="24"/>
          <w:szCs w:val="24"/>
        </w:rPr>
      </w:pPr>
    </w:p>
    <w:p w14:paraId="7CBF8B48" w14:textId="077F74EB" w:rsidR="00357AD9" w:rsidRPr="005C412B" w:rsidRDefault="00023EA3">
      <w:pPr>
        <w:ind w:left="144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A deployment packet will be made up of all the above documents. For each deployment the Rutgers team will ensure that all are filled out completely and accurately. A copy of this packet will be stored at Rutgers </w:t>
      </w:r>
      <w:r w:rsidR="005255C2">
        <w:rPr>
          <w:rFonts w:ascii="Helvetica Neue" w:eastAsia="Helvetica Neue" w:hAnsi="Helvetica Neue" w:cs="Helvetica Neue"/>
          <w:sz w:val="24"/>
          <w:szCs w:val="24"/>
        </w:rPr>
        <w:t xml:space="preserve">in both hard copy and online on a server located in the Department of Marine &amp; Coastal Sciences at Rutgers </w:t>
      </w:r>
      <w:r w:rsidRPr="005C412B">
        <w:rPr>
          <w:rFonts w:ascii="Helvetica Neue" w:eastAsia="Helvetica Neue" w:hAnsi="Helvetica Neue" w:cs="Helvetica Neue"/>
          <w:sz w:val="24"/>
          <w:szCs w:val="24"/>
        </w:rPr>
        <w:t xml:space="preserve">and will be available upon request.  </w:t>
      </w:r>
    </w:p>
    <w:p w14:paraId="5B4F3B32" w14:textId="77777777" w:rsidR="00357AD9" w:rsidRPr="005C412B" w:rsidRDefault="00357AD9">
      <w:pPr>
        <w:ind w:left="1440"/>
        <w:jc w:val="both"/>
        <w:rPr>
          <w:rFonts w:ascii="Helvetica Neue" w:eastAsia="Helvetica Neue" w:hAnsi="Helvetica Neue" w:cs="Helvetica Neue"/>
          <w:sz w:val="24"/>
          <w:szCs w:val="24"/>
        </w:rPr>
      </w:pPr>
    </w:p>
    <w:p w14:paraId="099ED8B1" w14:textId="77777777"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Vessel-based sampling</w:t>
      </w:r>
    </w:p>
    <w:p w14:paraId="2DEBA484" w14:textId="447E2133" w:rsidR="00357AD9" w:rsidRPr="005C412B" w:rsidRDefault="00A256CD">
      <w:pPr>
        <w:ind w:left="1440"/>
        <w:jc w:val="both"/>
        <w:rPr>
          <w:rFonts w:ascii="Helvetica Neue" w:eastAsia="Helvetica Neue" w:hAnsi="Helvetica Neue" w:cs="Helvetica Neue"/>
          <w:sz w:val="24"/>
          <w:szCs w:val="24"/>
        </w:rPr>
      </w:pPr>
      <w:commentRangeStart w:id="82"/>
      <w:r>
        <w:rPr>
          <w:rFonts w:ascii="Helvetica Neue" w:eastAsia="Helvetica Neue" w:hAnsi="Helvetica Neue" w:cs="Helvetica Neue"/>
          <w:sz w:val="24"/>
          <w:szCs w:val="24"/>
        </w:rPr>
        <w:t xml:space="preserve">Aboard the vessel, a master </w:t>
      </w:r>
      <w:r w:rsidR="008F3D02">
        <w:rPr>
          <w:rFonts w:ascii="Helvetica Neue" w:eastAsia="Helvetica Neue" w:hAnsi="Helvetica Neue" w:cs="Helvetica Neue"/>
          <w:sz w:val="24"/>
          <w:szCs w:val="24"/>
        </w:rPr>
        <w:t xml:space="preserve">sample </w:t>
      </w:r>
      <w:r>
        <w:rPr>
          <w:rFonts w:ascii="Helvetica Neue" w:eastAsia="Helvetica Neue" w:hAnsi="Helvetica Neue" w:cs="Helvetica Neue"/>
          <w:sz w:val="24"/>
          <w:szCs w:val="24"/>
        </w:rPr>
        <w:t>log</w:t>
      </w:r>
      <w:r w:rsidR="0039747D">
        <w:rPr>
          <w:rFonts w:ascii="Helvetica Neue" w:eastAsia="Helvetica Neue" w:hAnsi="Helvetica Neue" w:cs="Helvetica Neue"/>
          <w:sz w:val="24"/>
          <w:szCs w:val="24"/>
        </w:rPr>
        <w:t xml:space="preserve"> (chain of custody form</w:t>
      </w:r>
      <w:r w:rsidR="00610265">
        <w:rPr>
          <w:rFonts w:ascii="Helvetica Neue" w:eastAsia="Helvetica Neue" w:hAnsi="Helvetica Neue" w:cs="Helvetica Neue"/>
          <w:sz w:val="24"/>
          <w:szCs w:val="24"/>
        </w:rPr>
        <w:t xml:space="preserve"> – see Appendix A</w:t>
      </w:r>
      <w:r w:rsidR="0039747D">
        <w:rPr>
          <w:rFonts w:ascii="Helvetica Neue" w:eastAsia="Helvetica Neue" w:hAnsi="Helvetica Neue" w:cs="Helvetica Neue"/>
          <w:sz w:val="24"/>
          <w:szCs w:val="24"/>
        </w:rPr>
        <w:t>)</w:t>
      </w:r>
      <w:r>
        <w:rPr>
          <w:rFonts w:ascii="Helvetica Neue" w:eastAsia="Helvetica Neue" w:hAnsi="Helvetica Neue" w:cs="Helvetica Neue"/>
          <w:sz w:val="24"/>
          <w:szCs w:val="24"/>
        </w:rPr>
        <w:t xml:space="preserve"> of all the discrete water </w:t>
      </w:r>
      <w:r w:rsidR="00E253F7">
        <w:rPr>
          <w:rFonts w:ascii="Helvetica Neue" w:eastAsia="Helvetica Neue" w:hAnsi="Helvetica Neue" w:cs="Helvetica Neue"/>
          <w:sz w:val="24"/>
          <w:szCs w:val="24"/>
        </w:rPr>
        <w:t xml:space="preserve">and zooplankton tow </w:t>
      </w:r>
      <w:r>
        <w:rPr>
          <w:rFonts w:ascii="Helvetica Neue" w:eastAsia="Helvetica Neue" w:hAnsi="Helvetica Neue" w:cs="Helvetica Neue"/>
          <w:sz w:val="24"/>
          <w:szCs w:val="24"/>
        </w:rPr>
        <w:t xml:space="preserve">samples collected will be maintained on a </w:t>
      </w:r>
      <w:r w:rsidRPr="0039747D">
        <w:rPr>
          <w:rFonts w:ascii="Helvetica Neue" w:eastAsia="Helvetica Neue" w:hAnsi="Helvetica Neue" w:cs="Helvetica Neue"/>
          <w:sz w:val="24"/>
          <w:szCs w:val="24"/>
        </w:rPr>
        <w:t>physical datasheet (on waterproof paper)</w:t>
      </w:r>
      <w:commentRangeEnd w:id="82"/>
      <w:r w:rsidR="00CB5A94">
        <w:rPr>
          <w:rStyle w:val="CommentReference"/>
        </w:rPr>
        <w:commentReference w:id="82"/>
      </w:r>
      <w:r w:rsidRPr="0039747D">
        <w:rPr>
          <w:rFonts w:ascii="Helvetica Neue" w:eastAsia="Helvetica Neue" w:hAnsi="Helvetica Neue" w:cs="Helvetica Neue"/>
          <w:sz w:val="24"/>
          <w:szCs w:val="24"/>
        </w:rPr>
        <w:t>.</w:t>
      </w:r>
      <w:r w:rsidR="008F3D02" w:rsidRPr="0039747D">
        <w:rPr>
          <w:rFonts w:ascii="Helvetica Neue" w:eastAsia="Helvetica Neue" w:hAnsi="Helvetica Neue" w:cs="Helvetica Neue"/>
          <w:sz w:val="24"/>
          <w:szCs w:val="24"/>
        </w:rPr>
        <w:t xml:space="preserve"> The written information will include the unique sample name as labeled on the bottle (date, depth, parameter </w:t>
      </w:r>
      <w:r w:rsidR="00E253F7" w:rsidRPr="0039747D">
        <w:rPr>
          <w:rFonts w:ascii="Helvetica Neue" w:eastAsia="Helvetica Neue" w:hAnsi="Helvetica Neue" w:cs="Helvetica Neue"/>
          <w:sz w:val="24"/>
          <w:szCs w:val="24"/>
        </w:rPr>
        <w:t>[</w:t>
      </w:r>
      <w:r w:rsidR="008F3D02" w:rsidRPr="0039747D">
        <w:rPr>
          <w:rFonts w:ascii="Helvetica Neue" w:eastAsia="Helvetica Neue" w:hAnsi="Helvetica Neue" w:cs="Helvetica Neue"/>
          <w:sz w:val="24"/>
          <w:szCs w:val="24"/>
        </w:rPr>
        <w:t>pH</w:t>
      </w:r>
      <w:r w:rsidR="00E253F7" w:rsidRPr="0039747D">
        <w:rPr>
          <w:rFonts w:ascii="Helvetica Neue" w:eastAsia="Helvetica Neue" w:hAnsi="Helvetica Neue" w:cs="Helvetica Neue"/>
          <w:sz w:val="24"/>
          <w:szCs w:val="24"/>
        </w:rPr>
        <w:t xml:space="preserve">, </w:t>
      </w:r>
      <w:r w:rsidR="008F3D02" w:rsidRPr="0039747D">
        <w:rPr>
          <w:rFonts w:ascii="Helvetica Neue" w:eastAsia="Helvetica Neue" w:hAnsi="Helvetica Neue" w:cs="Helvetica Neue"/>
          <w:sz w:val="24"/>
          <w:szCs w:val="24"/>
        </w:rPr>
        <w:t>TA/DIC</w:t>
      </w:r>
      <w:r w:rsidR="00E253F7" w:rsidRPr="0039747D">
        <w:rPr>
          <w:rFonts w:ascii="Helvetica Neue" w:eastAsia="Helvetica Neue" w:hAnsi="Helvetica Neue" w:cs="Helvetica Neue"/>
          <w:sz w:val="24"/>
          <w:szCs w:val="24"/>
        </w:rPr>
        <w:t>, or surface zooplankton]</w:t>
      </w:r>
      <w:r w:rsidR="008F3D02" w:rsidRPr="0039747D">
        <w:rPr>
          <w:rFonts w:ascii="Helvetica Neue" w:eastAsia="Helvetica Neue" w:hAnsi="Helvetica Neue" w:cs="Helvetica Neue"/>
          <w:sz w:val="24"/>
          <w:szCs w:val="24"/>
        </w:rPr>
        <w:t xml:space="preserve">, replicate number, method of preservation), time, and station or latitude/longitude (via vessel GPS) where the collection was made, and name of the technician who made the collection. </w:t>
      </w:r>
      <w:r w:rsidR="00023EA3" w:rsidRPr="0039747D">
        <w:rPr>
          <w:rFonts w:ascii="Helvetica Neue" w:eastAsia="Helvetica Neue" w:hAnsi="Helvetica Neue" w:cs="Helvetica Neue"/>
          <w:sz w:val="24"/>
          <w:szCs w:val="24"/>
        </w:rPr>
        <w:t>All discrete water samples collected at each station will be returned to the lab</w:t>
      </w:r>
      <w:r w:rsidR="008F3D02" w:rsidRPr="0039747D">
        <w:rPr>
          <w:rFonts w:ascii="Helvetica Neue" w:eastAsia="Helvetica Neue" w:hAnsi="Helvetica Neue" w:cs="Helvetica Neue"/>
          <w:sz w:val="24"/>
          <w:szCs w:val="24"/>
        </w:rPr>
        <w:t xml:space="preserve"> and stored before shipping to the analytical laboratory. T</w:t>
      </w:r>
      <w:r w:rsidRPr="0039747D">
        <w:rPr>
          <w:rFonts w:ascii="Helvetica Neue" w:eastAsia="Helvetica Neue" w:hAnsi="Helvetica Neue" w:cs="Helvetica Neue"/>
          <w:sz w:val="24"/>
          <w:szCs w:val="24"/>
        </w:rPr>
        <w:t xml:space="preserve">he </w:t>
      </w:r>
      <w:r w:rsidR="008F3D02" w:rsidRPr="0039747D">
        <w:rPr>
          <w:rFonts w:ascii="Helvetica Neue" w:eastAsia="Helvetica Neue" w:hAnsi="Helvetica Neue" w:cs="Helvetica Neue"/>
          <w:sz w:val="24"/>
          <w:szCs w:val="24"/>
        </w:rPr>
        <w:t xml:space="preserve">paper datasheet </w:t>
      </w:r>
      <w:r w:rsidR="00023EA3" w:rsidRPr="0039747D">
        <w:rPr>
          <w:rFonts w:ascii="Helvetica Neue" w:eastAsia="Helvetica Neue" w:hAnsi="Helvetica Neue" w:cs="Helvetica Neue"/>
          <w:sz w:val="24"/>
          <w:szCs w:val="24"/>
        </w:rPr>
        <w:t>will be logged into a</w:t>
      </w:r>
      <w:r w:rsidR="008F3D02" w:rsidRPr="0039747D">
        <w:rPr>
          <w:rFonts w:ascii="Helvetica Neue" w:eastAsia="Helvetica Neue" w:hAnsi="Helvetica Neue" w:cs="Helvetica Neue"/>
          <w:sz w:val="24"/>
          <w:szCs w:val="24"/>
        </w:rPr>
        <w:t>n electronic</w:t>
      </w:r>
      <w:r w:rsidR="00023EA3" w:rsidRPr="0039747D">
        <w:rPr>
          <w:rFonts w:ascii="Helvetica Neue" w:eastAsia="Helvetica Neue" w:hAnsi="Helvetica Neue" w:cs="Helvetica Neue"/>
          <w:sz w:val="24"/>
          <w:szCs w:val="24"/>
        </w:rPr>
        <w:t xml:space="preserve"> master recor</w:t>
      </w:r>
      <w:r w:rsidR="008F3D02" w:rsidRPr="0039747D">
        <w:rPr>
          <w:rFonts w:ascii="Helvetica Neue" w:eastAsia="Helvetica Neue" w:hAnsi="Helvetica Neue" w:cs="Helvetica Neue"/>
          <w:sz w:val="24"/>
          <w:szCs w:val="24"/>
        </w:rPr>
        <w:t>d</w:t>
      </w:r>
      <w:r w:rsidR="00023EA3" w:rsidRPr="005C412B">
        <w:rPr>
          <w:rFonts w:ascii="Helvetica Neue" w:eastAsia="Helvetica Neue" w:hAnsi="Helvetica Neue" w:cs="Helvetica Neue"/>
          <w:sz w:val="24"/>
          <w:szCs w:val="24"/>
        </w:rPr>
        <w:t xml:space="preserve">. </w:t>
      </w:r>
      <w:r w:rsidR="008F3D02">
        <w:rPr>
          <w:rFonts w:ascii="Helvetica Neue" w:eastAsia="Helvetica Neue" w:hAnsi="Helvetica Neue" w:cs="Helvetica Neue"/>
          <w:sz w:val="24"/>
          <w:szCs w:val="24"/>
        </w:rPr>
        <w:t xml:space="preserve">All physical data records (written sample logs) will be held on site at Rutgers, and digital master records will be stored on a server located in the Department of Marine &amp; Coastal Sciences at Rutgers University. </w:t>
      </w:r>
      <w:r w:rsidR="00023EA3" w:rsidRPr="005C412B">
        <w:rPr>
          <w:rFonts w:ascii="Helvetica Neue" w:eastAsia="Helvetica Neue" w:hAnsi="Helvetica Neue" w:cs="Helvetica Neue"/>
          <w:sz w:val="24"/>
          <w:szCs w:val="24"/>
        </w:rPr>
        <w:t>After every glider deployment and recovery, this master sample log will be used to check every sample that is offloaded for transport to the lab against the master log to ensure all samples are recovered from storage on the vessel. A copy of the master sample log will be sent to the lab</w:t>
      </w:r>
      <w:r w:rsidR="0039747D">
        <w:rPr>
          <w:rFonts w:ascii="Helvetica Neue" w:eastAsia="Helvetica Neue" w:hAnsi="Helvetica Neue" w:cs="Helvetica Neue"/>
          <w:sz w:val="24"/>
          <w:szCs w:val="24"/>
        </w:rPr>
        <w:t>, detailing sample relinquishing and receipt,</w:t>
      </w:r>
      <w:r w:rsidR="00023EA3" w:rsidRPr="005C412B">
        <w:rPr>
          <w:rFonts w:ascii="Helvetica Neue" w:eastAsia="Helvetica Neue" w:hAnsi="Helvetica Neue" w:cs="Helvetica Neue"/>
          <w:sz w:val="24"/>
          <w:szCs w:val="24"/>
        </w:rPr>
        <w:t xml:space="preserve"> and technician analyzing the samples (applicable only for the carbonate chemistry samples), and they will enter the specific analysis information for each sample (date of sample analysis, measurements of pH, </w:t>
      </w:r>
      <w:r w:rsidR="00F40AED">
        <w:rPr>
          <w:rFonts w:ascii="Helvetica Neue" w:eastAsia="Helvetica Neue" w:hAnsi="Helvetica Neue" w:cs="Helvetica Neue"/>
          <w:sz w:val="24"/>
          <w:szCs w:val="24"/>
        </w:rPr>
        <w:t>TA/DIC</w:t>
      </w:r>
      <w:r w:rsidR="00023EA3" w:rsidRPr="005C412B">
        <w:rPr>
          <w:rFonts w:ascii="Helvetica Neue" w:eastAsia="Helvetica Neue" w:hAnsi="Helvetica Neue" w:cs="Helvetica Neue"/>
          <w:sz w:val="24"/>
          <w:szCs w:val="24"/>
        </w:rPr>
        <w:t>, lab temperature, and metadata information and measurement data for the certified reference materials used during sample analysis).</w:t>
      </w:r>
    </w:p>
    <w:p w14:paraId="441327DB" w14:textId="77777777" w:rsidR="00357AD9" w:rsidRPr="005C412B" w:rsidRDefault="00357AD9">
      <w:pPr>
        <w:ind w:left="1440"/>
        <w:jc w:val="both"/>
        <w:rPr>
          <w:rFonts w:ascii="Helvetica Neue" w:eastAsia="Helvetica Neue" w:hAnsi="Helvetica Neue" w:cs="Helvetica Neue"/>
          <w:sz w:val="24"/>
          <w:szCs w:val="24"/>
        </w:rPr>
      </w:pPr>
    </w:p>
    <w:p w14:paraId="2DECD679" w14:textId="27CAAFB1"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B.</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Data Reduction and Reporting</w:t>
      </w:r>
      <w:r w:rsidRPr="005C412B">
        <w:rPr>
          <w:rFonts w:ascii="Helvetica Neue" w:eastAsia="Helvetica Neue" w:hAnsi="Helvetica Neue" w:cs="Helvetica Neue"/>
          <w:sz w:val="24"/>
          <w:szCs w:val="24"/>
        </w:rPr>
        <w:t xml:space="preserve"> </w:t>
      </w:r>
    </w:p>
    <w:p w14:paraId="71ECB898" w14:textId="77777777" w:rsidR="00357AD9" w:rsidRPr="005C412B" w:rsidRDefault="00357AD9">
      <w:pPr>
        <w:ind w:left="1440"/>
        <w:jc w:val="both"/>
        <w:rPr>
          <w:rFonts w:ascii="Helvetica Neue" w:eastAsia="Helvetica Neue" w:hAnsi="Helvetica Neue" w:cs="Helvetica Neue"/>
          <w:sz w:val="24"/>
          <w:szCs w:val="24"/>
        </w:rPr>
      </w:pPr>
    </w:p>
    <w:p w14:paraId="3A9F9948" w14:textId="77777777" w:rsidR="002A5BA4" w:rsidRDefault="002A5BA4">
      <w:pPr>
        <w:ind w:left="1440"/>
        <w:jc w:val="both"/>
        <w:rPr>
          <w:rFonts w:ascii="Helvetica Neue" w:eastAsia="Helvetica Neue" w:hAnsi="Helvetica Neue" w:cs="Helvetica Neue"/>
          <w:sz w:val="24"/>
          <w:szCs w:val="24"/>
          <w:u w:val="single"/>
        </w:rPr>
      </w:pPr>
      <w:r>
        <w:rPr>
          <w:rFonts w:ascii="Helvetica Neue" w:eastAsia="Helvetica Neue" w:hAnsi="Helvetica Neue" w:cs="Helvetica Neue"/>
          <w:sz w:val="24"/>
          <w:szCs w:val="24"/>
          <w:u w:val="single"/>
        </w:rPr>
        <w:t>Data Reduction</w:t>
      </w:r>
    </w:p>
    <w:p w14:paraId="7406D791" w14:textId="7C573A35" w:rsidR="002A5BA4" w:rsidRPr="00CD2FF5" w:rsidRDefault="00023EA3" w:rsidP="002A5BA4">
      <w:pPr>
        <w:ind w:left="1440"/>
        <w:jc w:val="both"/>
        <w:rPr>
          <w:rFonts w:ascii="Helvetica Neue" w:eastAsia="Helvetica Neue" w:hAnsi="Helvetica Neue" w:cs="Helvetica Neue"/>
          <w:sz w:val="24"/>
          <w:szCs w:val="24"/>
        </w:rPr>
      </w:pPr>
      <w:r w:rsidRPr="002A5BA4">
        <w:rPr>
          <w:rFonts w:ascii="Helvetica Neue" w:eastAsia="Helvetica Neue" w:hAnsi="Helvetica Neue" w:cs="Helvetica Neue"/>
          <w:i/>
          <w:iCs/>
          <w:sz w:val="24"/>
          <w:szCs w:val="24"/>
        </w:rPr>
        <w:t xml:space="preserve">Glider CTD, </w:t>
      </w:r>
      <w:r w:rsidR="005C412B" w:rsidRPr="002A5BA4">
        <w:rPr>
          <w:rFonts w:ascii="Helvetica Neue" w:eastAsia="Helvetica Neue" w:hAnsi="Helvetica Neue" w:cs="Helvetica Neue"/>
          <w:i/>
          <w:iCs/>
          <w:sz w:val="24"/>
          <w:szCs w:val="24"/>
        </w:rPr>
        <w:t>DO</w:t>
      </w:r>
      <w:r w:rsidRPr="002A5BA4">
        <w:rPr>
          <w:rFonts w:ascii="Helvetica Neue" w:eastAsia="Helvetica Neue" w:hAnsi="Helvetica Neue" w:cs="Helvetica Neue"/>
          <w:i/>
          <w:iCs/>
          <w:sz w:val="24"/>
          <w:szCs w:val="24"/>
        </w:rPr>
        <w:t>, optical</w:t>
      </w:r>
      <w:r w:rsidR="00335723" w:rsidRPr="002A5BA4">
        <w:rPr>
          <w:rFonts w:ascii="Helvetica Neue" w:eastAsia="Helvetica Neue" w:hAnsi="Helvetica Neue" w:cs="Helvetica Neue"/>
          <w:i/>
          <w:iCs/>
          <w:sz w:val="24"/>
          <w:szCs w:val="24"/>
        </w:rPr>
        <w:t>, and pH</w:t>
      </w:r>
      <w:r w:rsidRPr="002A5BA4">
        <w:rPr>
          <w:rFonts w:ascii="Helvetica Neue" w:eastAsia="Helvetica Neue" w:hAnsi="Helvetica Neue" w:cs="Helvetica Neue"/>
          <w:i/>
          <w:iCs/>
          <w:sz w:val="24"/>
          <w:szCs w:val="24"/>
        </w:rPr>
        <w:t xml:space="preserve"> sensors</w:t>
      </w:r>
      <w:r w:rsidR="002A5BA4">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The data management for the physical data will be based on the considerable infrastructure already in place at Rutgers University to support glider operations as part of Integrated Ocean Observing System (IOOS). Kohut, </w:t>
      </w:r>
      <w:commentRangeStart w:id="83"/>
      <w:r w:rsidRPr="005C412B">
        <w:rPr>
          <w:rFonts w:ascii="Helvetica Neue" w:eastAsia="Helvetica Neue" w:hAnsi="Helvetica Neue" w:cs="Helvetica Neue"/>
          <w:sz w:val="24"/>
          <w:szCs w:val="24"/>
        </w:rPr>
        <w:t xml:space="preserve">Miles and Flagg </w:t>
      </w:r>
      <w:commentRangeEnd w:id="83"/>
      <w:r w:rsidR="00D67D92">
        <w:rPr>
          <w:rStyle w:val="CommentReference"/>
        </w:rPr>
        <w:commentReference w:id="83"/>
      </w:r>
      <w:r w:rsidRPr="005C412B">
        <w:rPr>
          <w:rFonts w:ascii="Helvetica Neue" w:eastAsia="Helvetica Neue" w:hAnsi="Helvetica Neue" w:cs="Helvetica Neue"/>
          <w:sz w:val="24"/>
          <w:szCs w:val="24"/>
        </w:rPr>
        <w:t xml:space="preserve">are part of the Mid Atlantic regional component of IOOS, MARACOOS. This involvement will ensure that the glider datasets will be managed in a way consistent with the IOOS federally certified process. This approach is based on a centralized data service that provides quality control standards and easy access to data and metadata. For each deployment the complete dataset will be stored locally on the glider.  In addition, a subset of the data files recorded by the glider will be transferred back to shore via the Iridium satellite communication system in near real-time. These files are then archived to a fileserver at Rutgers University, where they are backed up daily. These surfacing events will occur approximately every 2 to 3 hours during the mission. With each connection, </w:t>
      </w:r>
      <w:ins w:id="84" w:author="Lori Garzio" w:date="2024-12-02T14:34:00Z">
        <w:r w:rsidR="00D67D92">
          <w:rPr>
            <w:rFonts w:ascii="Helvetica Neue" w:eastAsia="Helvetica Neue" w:hAnsi="Helvetica Neue" w:cs="Helvetica Neue"/>
            <w:sz w:val="24"/>
            <w:szCs w:val="24"/>
          </w:rPr>
          <w:t xml:space="preserve">an </w:t>
        </w:r>
      </w:ins>
      <w:r w:rsidRPr="005C412B">
        <w:rPr>
          <w:rFonts w:ascii="Helvetica Neue" w:eastAsia="Helvetica Neue" w:hAnsi="Helvetica Neue" w:cs="Helvetica Neue"/>
          <w:sz w:val="24"/>
          <w:szCs w:val="24"/>
        </w:rPr>
        <w:t>email will be automatically sent to our glider team with information on glider health (battery voltage, vacuum pressure, and location). The raw data stream will be processed to be consistent with both the IOOS national glider plan and the NSF Ocean Observing Initiative (OOI) data management plans. Scientific parameters will be merged with the glider navigational parameters (i.e., location and time) and are stored in organized data structures, which are saved to the RU fileserver in near real-time.  Real-time glider health and deployment status will be available at:</w:t>
      </w:r>
      <w:hyperlink r:id="rId29">
        <w:r w:rsidRPr="005C412B">
          <w:rPr>
            <w:rFonts w:ascii="Helvetica Neue" w:eastAsia="Helvetica Neue" w:hAnsi="Helvetica Neue" w:cs="Helvetica Neue"/>
            <w:sz w:val="24"/>
            <w:szCs w:val="24"/>
          </w:rPr>
          <w:t xml:space="preserve"> </w:t>
        </w:r>
      </w:hyperlink>
      <w:hyperlink r:id="rId30">
        <w:r w:rsidRPr="005C412B">
          <w:rPr>
            <w:rFonts w:ascii="Helvetica Neue" w:eastAsia="Helvetica Neue" w:hAnsi="Helvetica Neue" w:cs="Helvetica Neue"/>
            <w:sz w:val="24"/>
            <w:szCs w:val="24"/>
            <w:u w:val="single"/>
          </w:rPr>
          <w:t>https://marine.rutgers.edu/cool/data/gliders/</w:t>
        </w:r>
      </w:hyperlink>
      <w:r w:rsidRPr="005C412B">
        <w:rPr>
          <w:rFonts w:ascii="Helvetica Neue" w:eastAsia="Helvetica Neue" w:hAnsi="Helvetica Neue" w:cs="Helvetica Neue"/>
          <w:sz w:val="24"/>
          <w:szCs w:val="24"/>
        </w:rPr>
        <w:t>. This webpage will include plots of relevant scientific parameters (temperature, salinity, density, chlorophyll concentration, etc.) and maps showing the glider’s path and intended waypoints. These processed datasets will be made available in near real-time in the trajectory NetCDF file format via</w:t>
      </w:r>
      <w:ins w:id="85" w:author="Lori Garzio" w:date="2024-12-02T14:41:00Z">
        <w:r w:rsidR="008516B6">
          <w:rPr>
            <w:rFonts w:ascii="Helvetica Neue" w:eastAsia="Helvetica Neue" w:hAnsi="Helvetica Neue" w:cs="Helvetica Neue"/>
            <w:sz w:val="24"/>
            <w:szCs w:val="24"/>
          </w:rPr>
          <w:t xml:space="preserve"> </w:t>
        </w:r>
        <w:r w:rsidR="008516B6" w:rsidRPr="00CD2FF5">
          <w:rPr>
            <w:rFonts w:ascii="Helvetica Neue" w:hAnsi="Helvetica Neue"/>
            <w:sz w:val="24"/>
            <w:szCs w:val="24"/>
          </w:rPr>
          <w:t>Environmental Research Division’s Data Access Program</w:t>
        </w:r>
        <w:r w:rsidR="008516B6" w:rsidRPr="00CD2FF5">
          <w:rPr>
            <w:rFonts w:ascii="Helvetica Neue" w:eastAsia="Helvetica Neue" w:hAnsi="Helvetica Neue" w:cs="Helvetica Neue"/>
            <w:sz w:val="24"/>
            <w:szCs w:val="24"/>
          </w:rPr>
          <w:t xml:space="preserve"> </w:t>
        </w:r>
        <w:r w:rsidR="008516B6">
          <w:rPr>
            <w:rFonts w:ascii="Helvetica Neue" w:eastAsia="Helvetica Neue" w:hAnsi="Helvetica Neue" w:cs="Helvetica Neue"/>
            <w:sz w:val="24"/>
            <w:szCs w:val="24"/>
          </w:rPr>
          <w:t>(</w:t>
        </w:r>
        <w:r w:rsidR="008516B6" w:rsidRPr="00CD2FF5">
          <w:rPr>
            <w:rFonts w:ascii="Helvetica Neue" w:eastAsia="Helvetica Neue" w:hAnsi="Helvetica Neue" w:cs="Helvetica Neue"/>
            <w:sz w:val="24"/>
            <w:szCs w:val="24"/>
          </w:rPr>
          <w:t>ERDDAP</w:t>
        </w:r>
        <w:r w:rsidR="008516B6">
          <w:rPr>
            <w:rFonts w:ascii="Helvetica Neue" w:eastAsia="Helvetica Neue" w:hAnsi="Helvetica Neue" w:cs="Helvetica Neue"/>
            <w:sz w:val="24"/>
            <w:szCs w:val="24"/>
          </w:rPr>
          <w:t>)</w:t>
        </w:r>
      </w:ins>
      <w:del w:id="86" w:author="Lori Garzio" w:date="2024-12-02T14:41:00Z">
        <w:r w:rsidRPr="005C412B" w:rsidDel="008516B6">
          <w:rPr>
            <w:rFonts w:ascii="Helvetica Neue" w:eastAsia="Helvetica Neue" w:hAnsi="Helvetica Neue" w:cs="Helvetica Neue"/>
            <w:sz w:val="24"/>
            <w:szCs w:val="24"/>
          </w:rPr>
          <w:delText xml:space="preserve"> the Thematic Real-time Environmental Data Distribution System (THREDDS)</w:delText>
        </w:r>
      </w:del>
      <w:r w:rsidRPr="005C412B">
        <w:rPr>
          <w:rFonts w:ascii="Helvetica Neue" w:eastAsia="Helvetica Neue" w:hAnsi="Helvetica Neue" w:cs="Helvetica Neue"/>
          <w:sz w:val="24"/>
          <w:szCs w:val="24"/>
        </w:rPr>
        <w:t xml:space="preserve">. While the glider is on a mission, the real-time distributed data will be considered provisional until the complete dataset is quality controlled after recovery. Once the glider has been recovered, files containing the full datasets will be downloaded and the previous steps repeated, providing the end user with the complete scientific and </w:t>
      </w:r>
      <w:r w:rsidRPr="00CD2FF5">
        <w:rPr>
          <w:rFonts w:ascii="Helvetica Neue" w:eastAsia="Helvetica Neue" w:hAnsi="Helvetica Neue" w:cs="Helvetica Neue"/>
          <w:sz w:val="24"/>
          <w:szCs w:val="24"/>
        </w:rPr>
        <w:t>navigational data streams in</w:t>
      </w:r>
      <w:r w:rsidR="00CD2FF5" w:rsidRPr="00CD2FF5">
        <w:rPr>
          <w:rFonts w:ascii="Helvetica Neue" w:eastAsia="Helvetica Neue" w:hAnsi="Helvetica Neue" w:cs="Helvetica Neue"/>
          <w:sz w:val="24"/>
          <w:szCs w:val="24"/>
        </w:rPr>
        <w:t xml:space="preserve"> </w:t>
      </w:r>
      <w:del w:id="87" w:author="Lori Garzio" w:date="2024-12-02T14:41:00Z">
        <w:r w:rsidR="00CD2FF5" w:rsidRPr="00CD2FF5" w:rsidDel="008516B6">
          <w:rPr>
            <w:rFonts w:ascii="Helvetica Neue" w:hAnsi="Helvetica Neue"/>
            <w:sz w:val="24"/>
            <w:szCs w:val="24"/>
          </w:rPr>
          <w:delText>Environmental Research Division’s Data Access Program</w:delText>
        </w:r>
        <w:r w:rsidRPr="00CD2FF5" w:rsidDel="008516B6">
          <w:rPr>
            <w:rFonts w:ascii="Helvetica Neue" w:eastAsia="Helvetica Neue" w:hAnsi="Helvetica Neue" w:cs="Helvetica Neue"/>
            <w:sz w:val="24"/>
            <w:szCs w:val="24"/>
          </w:rPr>
          <w:delText xml:space="preserve"> </w:delText>
        </w:r>
        <w:r w:rsidR="00CD2FF5" w:rsidDel="008516B6">
          <w:rPr>
            <w:rFonts w:ascii="Helvetica Neue" w:eastAsia="Helvetica Neue" w:hAnsi="Helvetica Neue" w:cs="Helvetica Neue"/>
            <w:sz w:val="24"/>
            <w:szCs w:val="24"/>
          </w:rPr>
          <w:delText>(</w:delText>
        </w:r>
      </w:del>
      <w:r w:rsidRPr="00CD2FF5">
        <w:rPr>
          <w:rFonts w:ascii="Helvetica Neue" w:eastAsia="Helvetica Neue" w:hAnsi="Helvetica Neue" w:cs="Helvetica Neue"/>
          <w:sz w:val="24"/>
          <w:szCs w:val="24"/>
        </w:rPr>
        <w:t>ERDDAP</w:t>
      </w:r>
      <w:del w:id="88" w:author="Lori Garzio" w:date="2024-12-02T14:42:00Z">
        <w:r w:rsidR="00CD2FF5" w:rsidDel="008516B6">
          <w:rPr>
            <w:rFonts w:ascii="Helvetica Neue" w:eastAsia="Helvetica Neue" w:hAnsi="Helvetica Neue" w:cs="Helvetica Neue"/>
            <w:sz w:val="24"/>
            <w:szCs w:val="24"/>
          </w:rPr>
          <w:delText>)</w:delText>
        </w:r>
      </w:del>
      <w:r w:rsidRPr="00CD2FF5">
        <w:rPr>
          <w:rFonts w:ascii="Helvetica Neue" w:eastAsia="Helvetica Neue" w:hAnsi="Helvetica Neue" w:cs="Helvetica Neue"/>
          <w:sz w:val="24"/>
          <w:szCs w:val="24"/>
        </w:rPr>
        <w:t xml:space="preserve">. </w:t>
      </w:r>
    </w:p>
    <w:p w14:paraId="2E56A0EB" w14:textId="77777777" w:rsidR="002A5BA4" w:rsidRDefault="002A5BA4" w:rsidP="002A5BA4">
      <w:pPr>
        <w:ind w:left="1440"/>
        <w:jc w:val="both"/>
        <w:rPr>
          <w:rFonts w:ascii="Helvetica Neue" w:eastAsia="Helvetica Neue" w:hAnsi="Helvetica Neue" w:cs="Helvetica Neue"/>
          <w:i/>
          <w:iCs/>
          <w:sz w:val="24"/>
          <w:szCs w:val="24"/>
        </w:rPr>
      </w:pPr>
    </w:p>
    <w:p w14:paraId="42D238D7" w14:textId="6418B810" w:rsidR="00357AD9" w:rsidRPr="002A5BA4" w:rsidRDefault="00023EA3" w:rsidP="002A5BA4">
      <w:pPr>
        <w:ind w:left="1440"/>
        <w:jc w:val="both"/>
        <w:rPr>
          <w:rFonts w:ascii="Helvetica Neue" w:eastAsia="Helvetica Neue" w:hAnsi="Helvetica Neue" w:cs="Helvetica Neue"/>
          <w:sz w:val="24"/>
          <w:szCs w:val="24"/>
        </w:rPr>
      </w:pPr>
      <w:r w:rsidRPr="002A5BA4">
        <w:rPr>
          <w:rFonts w:ascii="Helvetica Neue" w:eastAsia="Helvetica Neue" w:hAnsi="Helvetica Neue" w:cs="Helvetica Neue"/>
          <w:i/>
          <w:iCs/>
          <w:sz w:val="24"/>
          <w:szCs w:val="24"/>
        </w:rPr>
        <w:t>Active Acoustics (AZFP)</w:t>
      </w:r>
      <w:r w:rsidR="002A5BA4">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Glider AZFP raw data binary files (*.01A and *.01B files) will be stored hourly on a data card that will be removed after deployment for processing. </w:t>
      </w:r>
      <w:commentRangeStart w:id="89"/>
      <w:r w:rsidRPr="005C412B">
        <w:rPr>
          <w:rFonts w:ascii="Helvetica Neue" w:eastAsia="Helvetica Neue" w:hAnsi="Helvetica Neue" w:cs="Helvetica Neue"/>
          <w:sz w:val="24"/>
          <w:szCs w:val="24"/>
        </w:rPr>
        <w:t>These raw data files will be archived in the relevant data portals (e.</w:t>
      </w:r>
      <w:r w:rsidR="005A6D35">
        <w:rPr>
          <w:rFonts w:ascii="Helvetica Neue" w:eastAsia="Helvetica Neue" w:hAnsi="Helvetica Neue" w:cs="Helvetica Neue"/>
          <w:sz w:val="24"/>
          <w:szCs w:val="24"/>
        </w:rPr>
        <w:t>g.</w:t>
      </w:r>
      <w:r w:rsidRPr="005C412B">
        <w:rPr>
          <w:rFonts w:ascii="Helvetica Neue" w:eastAsia="Helvetica Neue" w:hAnsi="Helvetica Neue" w:cs="Helvetica Neue"/>
          <w:sz w:val="24"/>
          <w:szCs w:val="24"/>
        </w:rPr>
        <w:t xml:space="preserve">, ERDDAP, NCEI). Data processing steps will be conducted from the raw data to ensure removal of non-relevant data and clean the dataset. These include removing glider downcasts outside a certain pitch range, linking time stamps of raw acoustic data with other glider sensor data, removing ocean surface and bottom noise, and removing background, impulse and transient noise. These processing steps are described in section 10. Quality Control Checks. Both raw and processed datasets will be stored according to NOAA’s National Centers for Environmental Information (NCEI) national archive for water column sonar data: </w:t>
      </w:r>
      <w:hyperlink r:id="rId31">
        <w:r w:rsidRPr="005C412B">
          <w:rPr>
            <w:rFonts w:ascii="Helvetica Neue" w:eastAsia="Helvetica Neue" w:hAnsi="Helvetica Neue" w:cs="Helvetica Neue"/>
            <w:color w:val="1155CC"/>
            <w:sz w:val="24"/>
            <w:szCs w:val="24"/>
            <w:u w:val="single"/>
          </w:rPr>
          <w:t>https://www.ncei.noaa.gov/products/water-column-sonar-data</w:t>
        </w:r>
      </w:hyperlink>
      <w:r w:rsidRPr="005C412B">
        <w:rPr>
          <w:rFonts w:ascii="Helvetica Neue" w:eastAsia="Helvetica Neue" w:hAnsi="Helvetica Neue" w:cs="Helvetica Neue"/>
          <w:sz w:val="24"/>
          <w:szCs w:val="24"/>
        </w:rPr>
        <w:t>.</w:t>
      </w:r>
      <w:commentRangeEnd w:id="89"/>
      <w:r w:rsidR="00EA66DD">
        <w:rPr>
          <w:rStyle w:val="CommentReference"/>
        </w:rPr>
        <w:commentReference w:id="89"/>
      </w:r>
    </w:p>
    <w:p w14:paraId="15DB794F" w14:textId="77777777" w:rsidR="00357AD9" w:rsidRPr="005C412B" w:rsidRDefault="00357AD9">
      <w:pPr>
        <w:ind w:firstLine="720"/>
        <w:jc w:val="both"/>
        <w:rPr>
          <w:rFonts w:ascii="Helvetica Neue" w:eastAsia="Helvetica Neue" w:hAnsi="Helvetica Neue" w:cs="Helvetica Neue"/>
          <w:sz w:val="24"/>
          <w:szCs w:val="24"/>
        </w:rPr>
      </w:pPr>
    </w:p>
    <w:p w14:paraId="10433179" w14:textId="736E32EF" w:rsidR="00357AD9" w:rsidRDefault="00023EA3" w:rsidP="002A5BA4">
      <w:pPr>
        <w:ind w:left="1440"/>
        <w:jc w:val="both"/>
        <w:rPr>
          <w:rFonts w:ascii="Helvetica Neue" w:eastAsia="Helvetica Neue" w:hAnsi="Helvetica Neue" w:cs="Helvetica Neue"/>
          <w:sz w:val="24"/>
          <w:szCs w:val="24"/>
        </w:rPr>
      </w:pPr>
      <w:r w:rsidRPr="002A5BA4">
        <w:rPr>
          <w:rFonts w:ascii="Helvetica Neue" w:eastAsia="Helvetica Neue" w:hAnsi="Helvetica Neue" w:cs="Helvetica Neue"/>
          <w:i/>
          <w:iCs/>
          <w:sz w:val="24"/>
          <w:szCs w:val="24"/>
        </w:rPr>
        <w:t>Passive Acoustics (DMON)</w:t>
      </w:r>
      <w:r w:rsidR="002A5BA4">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 xml:space="preserve">The near real-time detection data from the glider-mounted DMON will be reviewed twice daily by an analyst after Baumgartner et al. (2019, 2020) and the results of the analysis will be available on the </w:t>
      </w:r>
      <w:hyperlink r:id="rId32">
        <w:r w:rsidRPr="005C412B">
          <w:rPr>
            <w:rFonts w:ascii="Helvetica Neue" w:eastAsia="Helvetica Neue" w:hAnsi="Helvetica Neue" w:cs="Helvetica Neue"/>
            <w:sz w:val="24"/>
            <w:szCs w:val="24"/>
            <w:u w:val="single"/>
          </w:rPr>
          <w:t>robots4whales.whoi.edu</w:t>
        </w:r>
      </w:hyperlink>
      <w:r w:rsidRPr="005C412B">
        <w:rPr>
          <w:rFonts w:ascii="Helvetica Neue" w:eastAsia="Helvetica Neue" w:hAnsi="Helvetica Neue" w:cs="Helvetica Neue"/>
          <w:sz w:val="24"/>
          <w:szCs w:val="24"/>
        </w:rPr>
        <w:t xml:space="preserve"> website, displayed in the Whale Alert app, and disseminated by text and email messages to stakeholders and other interested parties. We will make the near real-time analyst results available automatically for display in other data distribution platforms, including the Mid-Atlantic Regional Association Coastal Ocean Observing System (MARACOOS) website and Mysticetus platform (an application used to track wildlife detections by the wind energy sector).</w:t>
      </w:r>
      <w:commentRangeStart w:id="90"/>
      <w:commentRangeStart w:id="91"/>
      <w:commentRangeStart w:id="92"/>
      <w:r w:rsidRPr="005C412B">
        <w:rPr>
          <w:rFonts w:ascii="Helvetica Neue" w:eastAsia="Helvetica Neue" w:hAnsi="Helvetica Neue" w:cs="Helvetica Neue"/>
          <w:sz w:val="24"/>
          <w:szCs w:val="24"/>
        </w:rPr>
        <w:t xml:space="preserve"> Recorded audio from the DMON will be archived with the NOAA Northeast Fisheries Science Center’s PAM data repository and displayed on their Passive Acoustic Cetacean Map (PACM).</w:t>
      </w:r>
      <w:commentRangeEnd w:id="90"/>
      <w:r w:rsidR="00CB5A94">
        <w:rPr>
          <w:rStyle w:val="CommentReference"/>
        </w:rPr>
        <w:commentReference w:id="90"/>
      </w:r>
      <w:commentRangeEnd w:id="91"/>
      <w:r w:rsidR="008516B6">
        <w:rPr>
          <w:rStyle w:val="CommentReference"/>
        </w:rPr>
        <w:commentReference w:id="91"/>
      </w:r>
      <w:commentRangeEnd w:id="92"/>
      <w:r w:rsidR="00EA66DD">
        <w:rPr>
          <w:rStyle w:val="CommentReference"/>
        </w:rPr>
        <w:commentReference w:id="92"/>
      </w:r>
    </w:p>
    <w:p w14:paraId="6C9A09C1" w14:textId="6C7518BD" w:rsidR="00335723" w:rsidRDefault="00335723">
      <w:pPr>
        <w:ind w:left="1440"/>
        <w:jc w:val="both"/>
        <w:rPr>
          <w:rFonts w:ascii="Helvetica Neue" w:eastAsia="Helvetica Neue" w:hAnsi="Helvetica Neue" w:cs="Helvetica Neue"/>
          <w:sz w:val="24"/>
          <w:szCs w:val="24"/>
        </w:rPr>
      </w:pPr>
    </w:p>
    <w:p w14:paraId="6DF92A33" w14:textId="3F02A2F1" w:rsidR="00335723" w:rsidRPr="002A5BA4" w:rsidRDefault="00335723" w:rsidP="002A5BA4">
      <w:pPr>
        <w:ind w:left="1440"/>
        <w:jc w:val="both"/>
        <w:rPr>
          <w:rFonts w:ascii="Helvetica Neue" w:eastAsia="Helvetica Neue" w:hAnsi="Helvetica Neue" w:cs="Helvetica Neue"/>
          <w:sz w:val="24"/>
          <w:szCs w:val="24"/>
          <w:u w:val="single"/>
        </w:rPr>
      </w:pPr>
      <w:r w:rsidRPr="002A5BA4">
        <w:rPr>
          <w:rFonts w:ascii="Helvetica Neue" w:eastAsia="Helvetica Neue" w:hAnsi="Helvetica Neue" w:cs="Helvetica Neue"/>
          <w:i/>
          <w:iCs/>
          <w:sz w:val="24"/>
          <w:szCs w:val="24"/>
        </w:rPr>
        <w:t>Vessel-based data</w:t>
      </w:r>
      <w:r w:rsidR="002A5BA4">
        <w:rPr>
          <w:rFonts w:ascii="Helvetica Neue" w:eastAsia="Helvetica Neue" w:hAnsi="Helvetica Neue" w:cs="Helvetica Neue"/>
          <w:sz w:val="24"/>
          <w:szCs w:val="24"/>
        </w:rPr>
        <w:t xml:space="preserve">: </w:t>
      </w:r>
      <w:r w:rsidRPr="002A5BA4">
        <w:rPr>
          <w:rFonts w:ascii="Helvetica Neue" w:eastAsia="Helvetica Neue" w:hAnsi="Helvetica Neue" w:cs="Helvetica Neue"/>
          <w:sz w:val="24"/>
          <w:szCs w:val="24"/>
        </w:rPr>
        <w:t xml:space="preserve">Carbonate chemistry parameters (pH, total alkalinity, and dissolved inorganic carbon) will be compiled </w:t>
      </w:r>
      <w:ins w:id="93" w:author="Lori Garzio" w:date="2024-12-02T14:56:00Z">
        <w:r w:rsidR="006D39CC">
          <w:rPr>
            <w:rFonts w:ascii="Helvetica Neue" w:eastAsia="Helvetica Neue" w:hAnsi="Helvetica Neue" w:cs="Helvetica Neue"/>
            <w:sz w:val="24"/>
            <w:szCs w:val="24"/>
          </w:rPr>
          <w:t xml:space="preserve">and </w:t>
        </w:r>
      </w:ins>
      <w:del w:id="94" w:author="Lori Garzio" w:date="2024-12-02T14:56:00Z">
        <w:r w:rsidRPr="002A5BA4" w:rsidDel="006D39CC">
          <w:rPr>
            <w:rFonts w:ascii="Helvetica Neue" w:eastAsia="Helvetica Neue" w:hAnsi="Helvetica Neue" w:cs="Helvetica Neue"/>
            <w:sz w:val="24"/>
            <w:szCs w:val="24"/>
          </w:rPr>
          <w:delText>into separate tables for each glider mission</w:delText>
        </w:r>
        <w:r w:rsidDel="006D39CC">
          <w:rPr>
            <w:rFonts w:ascii="Helvetica Neue" w:eastAsia="Helvetica Neue" w:hAnsi="Helvetica Neue" w:cs="Helvetica Neue"/>
            <w:sz w:val="24"/>
            <w:szCs w:val="24"/>
          </w:rPr>
          <w:delText xml:space="preserve">, with each table reporting data from glider deployment and recovery. Each table will be </w:delText>
        </w:r>
      </w:del>
      <w:r>
        <w:rPr>
          <w:rFonts w:ascii="Helvetica Neue" w:eastAsia="Helvetica Neue" w:hAnsi="Helvetica Neue" w:cs="Helvetica Neue"/>
          <w:sz w:val="24"/>
          <w:szCs w:val="24"/>
        </w:rPr>
        <w:t xml:space="preserve">included in the glider metadata submitted with the final delayed mode, QC’d dataset in ERDDAP. Processed zooplankton abundance data will be compiled </w:t>
      </w:r>
      <w:commentRangeStart w:id="95"/>
      <w:r>
        <w:rPr>
          <w:rFonts w:ascii="Helvetica Neue" w:eastAsia="Helvetica Neue" w:hAnsi="Helvetica Neue" w:cs="Helvetica Neue"/>
          <w:sz w:val="24"/>
          <w:szCs w:val="24"/>
        </w:rPr>
        <w:t xml:space="preserve">into separate tables </w:t>
      </w:r>
      <w:commentRangeEnd w:id="95"/>
      <w:r w:rsidR="006D39CC">
        <w:rPr>
          <w:rStyle w:val="CommentReference"/>
        </w:rPr>
        <w:commentReference w:id="95"/>
      </w:r>
      <w:r>
        <w:rPr>
          <w:rFonts w:ascii="Helvetica Neue" w:eastAsia="Helvetica Neue" w:hAnsi="Helvetica Neue" w:cs="Helvetica Neue"/>
          <w:sz w:val="24"/>
          <w:szCs w:val="24"/>
        </w:rPr>
        <w:t>for each glider mission and submitted with the final delayed mode, QC’d dataset in ERDDAP (</w:t>
      </w:r>
      <w:r w:rsidR="002A5BA4">
        <w:rPr>
          <w:rFonts w:ascii="Helvetica Neue" w:eastAsia="Helvetica Neue" w:hAnsi="Helvetica Neue" w:cs="Helvetica Neue"/>
          <w:sz w:val="24"/>
          <w:szCs w:val="24"/>
        </w:rPr>
        <w:t xml:space="preserve">will </w:t>
      </w:r>
      <w:r>
        <w:rPr>
          <w:rFonts w:ascii="Helvetica Neue" w:eastAsia="Helvetica Neue" w:hAnsi="Helvetica Neue" w:cs="Helvetica Neue"/>
          <w:sz w:val="24"/>
          <w:szCs w:val="24"/>
        </w:rPr>
        <w:t>all glider data) and NCEI (</w:t>
      </w:r>
      <w:r w:rsidR="002A5BA4">
        <w:rPr>
          <w:rFonts w:ascii="Helvetica Neue" w:eastAsia="Helvetica Neue" w:hAnsi="Helvetica Neue" w:cs="Helvetica Neue"/>
          <w:sz w:val="24"/>
          <w:szCs w:val="24"/>
        </w:rPr>
        <w:t xml:space="preserve">with </w:t>
      </w:r>
      <w:r>
        <w:rPr>
          <w:rFonts w:ascii="Helvetica Neue" w:eastAsia="Helvetica Neue" w:hAnsi="Helvetica Neue" w:cs="Helvetica Neue"/>
          <w:sz w:val="24"/>
          <w:szCs w:val="24"/>
        </w:rPr>
        <w:t>only active acoustic data).</w:t>
      </w:r>
    </w:p>
    <w:p w14:paraId="7CCD96E4" w14:textId="77777777" w:rsidR="00357AD9" w:rsidRPr="005C412B" w:rsidRDefault="00357AD9">
      <w:pPr>
        <w:jc w:val="both"/>
        <w:rPr>
          <w:rFonts w:ascii="Helvetica Neue" w:eastAsia="Helvetica Neue" w:hAnsi="Helvetica Neue" w:cs="Helvetica Neue"/>
          <w:sz w:val="24"/>
          <w:szCs w:val="24"/>
        </w:rPr>
      </w:pPr>
    </w:p>
    <w:p w14:paraId="7622A1E9" w14:textId="34C85C7A" w:rsidR="00357AD9" w:rsidRPr="005C412B" w:rsidRDefault="00023EA3">
      <w:pPr>
        <w:ind w:left="1440"/>
        <w:jc w:val="both"/>
        <w:rPr>
          <w:rFonts w:ascii="Helvetica Neue" w:eastAsia="Helvetica Neue" w:hAnsi="Helvetica Neue" w:cs="Helvetica Neue"/>
          <w:sz w:val="24"/>
          <w:szCs w:val="24"/>
          <w:u w:val="single"/>
        </w:rPr>
      </w:pPr>
      <w:r w:rsidRPr="005C412B">
        <w:rPr>
          <w:rFonts w:ascii="Helvetica Neue" w:eastAsia="Helvetica Neue" w:hAnsi="Helvetica Neue" w:cs="Helvetica Neue"/>
          <w:sz w:val="24"/>
          <w:szCs w:val="24"/>
          <w:u w:val="single"/>
        </w:rPr>
        <w:t>Report</w:t>
      </w:r>
      <w:r w:rsidR="002A5BA4">
        <w:rPr>
          <w:rFonts w:ascii="Helvetica Neue" w:eastAsia="Helvetica Neue" w:hAnsi="Helvetica Neue" w:cs="Helvetica Neue"/>
          <w:sz w:val="24"/>
          <w:szCs w:val="24"/>
          <w:u w:val="single"/>
        </w:rPr>
        <w:t>ing</w:t>
      </w:r>
    </w:p>
    <w:p w14:paraId="29AA55DE" w14:textId="1C6A02FF" w:rsidR="00357AD9" w:rsidRPr="005C412B" w:rsidRDefault="002A5BA4">
      <w:pPr>
        <w:ind w:left="1440"/>
        <w:jc w:val="both"/>
        <w:rPr>
          <w:rFonts w:ascii="Helvetica Neue" w:eastAsia="Helvetica Neue" w:hAnsi="Helvetica Neue" w:cs="Helvetica Neue"/>
          <w:sz w:val="24"/>
          <w:szCs w:val="24"/>
        </w:rPr>
      </w:pPr>
      <w:r w:rsidRPr="002A5BA4">
        <w:rPr>
          <w:rFonts w:ascii="Helvetica Neue" w:eastAsia="Helvetica Neue" w:hAnsi="Helvetica Neue" w:cs="Helvetica Neue"/>
          <w:i/>
          <w:iCs/>
          <w:sz w:val="24"/>
          <w:szCs w:val="24"/>
        </w:rPr>
        <w:t>Progress Reports</w:t>
      </w:r>
      <w:r>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Every five months, following approval of the QAPP, a prepared summary of glider surveys completed will be submitted. Progress reports shall be submitted by the end of the calendar month for the previous reporting period’s activities. Each report will summarize the mission data collected and status of data Quality Assurance/Quality Control, delivery, and access, and will include applicable data products.</w:t>
      </w:r>
    </w:p>
    <w:p w14:paraId="06ACE09F" w14:textId="77777777" w:rsidR="00357AD9" w:rsidRPr="005C412B" w:rsidRDefault="00357AD9">
      <w:pPr>
        <w:ind w:left="1440"/>
        <w:jc w:val="both"/>
        <w:rPr>
          <w:rFonts w:ascii="Helvetica Neue" w:eastAsia="Helvetica Neue" w:hAnsi="Helvetica Neue" w:cs="Helvetica Neue"/>
          <w:b/>
          <w:i/>
          <w:sz w:val="24"/>
          <w:szCs w:val="24"/>
        </w:rPr>
      </w:pPr>
    </w:p>
    <w:p w14:paraId="62390410" w14:textId="64528625" w:rsidR="00357AD9" w:rsidRPr="002A5BA4" w:rsidRDefault="00023EA3" w:rsidP="002A5BA4">
      <w:pPr>
        <w:ind w:left="1440"/>
        <w:jc w:val="both"/>
        <w:rPr>
          <w:rFonts w:ascii="Helvetica Neue" w:eastAsia="Helvetica Neue" w:hAnsi="Helvetica Neue" w:cs="Helvetica Neue"/>
          <w:sz w:val="24"/>
          <w:szCs w:val="24"/>
          <w:u w:val="single"/>
        </w:rPr>
      </w:pPr>
      <w:r w:rsidRPr="002A5BA4">
        <w:rPr>
          <w:rFonts w:ascii="Helvetica Neue" w:eastAsia="Helvetica Neue" w:hAnsi="Helvetica Neue" w:cs="Helvetica Neue"/>
          <w:i/>
          <w:iCs/>
          <w:sz w:val="24"/>
          <w:szCs w:val="24"/>
        </w:rPr>
        <w:t>Draft Final Report</w:t>
      </w:r>
      <w:r w:rsidR="002A5BA4" w:rsidRPr="002A5BA4">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Upon completion of the contract period, a draft Final Report will be prepared. The report will include a summary of the missions completed in task 1 and a summary of the data shared via the various entities described in task 2. This report will be submitted within 4 months of the completion of the 3</w:t>
      </w:r>
      <w:r w:rsidRPr="005C412B">
        <w:rPr>
          <w:rFonts w:ascii="Helvetica Neue" w:eastAsia="Helvetica Neue" w:hAnsi="Helvetica Neue" w:cs="Helvetica Neue"/>
          <w:sz w:val="24"/>
          <w:szCs w:val="24"/>
          <w:vertAlign w:val="superscript"/>
        </w:rPr>
        <w:t>rd</w:t>
      </w:r>
      <w:r w:rsidRPr="005C412B">
        <w:rPr>
          <w:rFonts w:ascii="Helvetica Neue" w:eastAsia="Helvetica Neue" w:hAnsi="Helvetica Neue" w:cs="Helvetica Neue"/>
          <w:sz w:val="24"/>
          <w:szCs w:val="24"/>
        </w:rPr>
        <w:t xml:space="preserve"> Progress Report.</w:t>
      </w:r>
    </w:p>
    <w:p w14:paraId="405DCD81" w14:textId="77777777" w:rsidR="00357AD9" w:rsidRPr="005C412B" w:rsidRDefault="00357AD9">
      <w:pPr>
        <w:ind w:left="1440"/>
        <w:jc w:val="both"/>
        <w:rPr>
          <w:rFonts w:ascii="Helvetica Neue" w:eastAsia="Helvetica Neue" w:hAnsi="Helvetica Neue" w:cs="Helvetica Neue"/>
          <w:sz w:val="24"/>
          <w:szCs w:val="24"/>
        </w:rPr>
      </w:pPr>
    </w:p>
    <w:p w14:paraId="76869A45" w14:textId="047546E0" w:rsidR="00357AD9" w:rsidRPr="002A5BA4" w:rsidRDefault="00023EA3" w:rsidP="002A5BA4">
      <w:pPr>
        <w:ind w:left="1440"/>
        <w:jc w:val="both"/>
        <w:rPr>
          <w:rFonts w:ascii="Helvetica Neue" w:eastAsia="Helvetica Neue" w:hAnsi="Helvetica Neue" w:cs="Helvetica Neue"/>
          <w:sz w:val="24"/>
          <w:szCs w:val="24"/>
        </w:rPr>
      </w:pPr>
      <w:r w:rsidRPr="002A5BA4">
        <w:rPr>
          <w:rFonts w:ascii="Helvetica Neue" w:eastAsia="Helvetica Neue" w:hAnsi="Helvetica Neue" w:cs="Helvetica Neue"/>
          <w:i/>
          <w:iCs/>
          <w:sz w:val="24"/>
          <w:szCs w:val="24"/>
        </w:rPr>
        <w:t>Final Report</w:t>
      </w:r>
      <w:r w:rsidR="002A5BA4">
        <w:rPr>
          <w:rFonts w:ascii="Helvetica Neue" w:eastAsia="Helvetica Neue" w:hAnsi="Helvetica Neue" w:cs="Helvetica Neue"/>
          <w:sz w:val="24"/>
          <w:szCs w:val="24"/>
        </w:rPr>
        <w:t xml:space="preserve">: </w:t>
      </w:r>
      <w:r w:rsidRPr="005C412B">
        <w:rPr>
          <w:rFonts w:ascii="Helvetica Neue" w:eastAsia="Helvetica Neue" w:hAnsi="Helvetica Neue" w:cs="Helvetica Neue"/>
          <w:sz w:val="24"/>
          <w:szCs w:val="24"/>
        </w:rPr>
        <w:t>Upon approval of the Draft Final Report, a nonproprietary/non-confidential Final Report will be submitted. The report will reflect any updates requested and recommendations for future missions along with the summary of missions completed in task 1 and of the data shared via the various entities described in task 2. This report will be submitted within 4 months of the approval of the Draft Final Report.</w:t>
      </w:r>
    </w:p>
    <w:p w14:paraId="24D94BD1" w14:textId="77777777" w:rsidR="00357AD9" w:rsidRPr="005C412B" w:rsidRDefault="00357AD9">
      <w:pPr>
        <w:jc w:val="both"/>
        <w:rPr>
          <w:rFonts w:ascii="Helvetica Neue" w:eastAsia="Helvetica Neue" w:hAnsi="Helvetica Neue" w:cs="Helvetica Neue"/>
          <w:sz w:val="24"/>
          <w:szCs w:val="24"/>
        </w:rPr>
      </w:pPr>
    </w:p>
    <w:p w14:paraId="3F3E696B" w14:textId="25C2D180"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12.</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Data Validation</w:t>
      </w:r>
      <w:r w:rsidRPr="005C412B">
        <w:rPr>
          <w:rFonts w:ascii="Helvetica Neue" w:eastAsia="Helvetica Neue" w:hAnsi="Helvetica Neue" w:cs="Helvetica Neue"/>
          <w:sz w:val="24"/>
          <w:szCs w:val="24"/>
        </w:rPr>
        <w:t xml:space="preserve"> </w:t>
      </w:r>
    </w:p>
    <w:p w14:paraId="585EF534" w14:textId="77777777" w:rsidR="00357AD9" w:rsidRPr="005C412B" w:rsidRDefault="00357AD9">
      <w:pPr>
        <w:jc w:val="both"/>
        <w:rPr>
          <w:rFonts w:ascii="Helvetica Neue" w:eastAsia="Helvetica Neue" w:hAnsi="Helvetica Neue" w:cs="Helvetica Neue"/>
          <w:sz w:val="24"/>
          <w:szCs w:val="24"/>
        </w:rPr>
      </w:pPr>
    </w:p>
    <w:p w14:paraId="4DF1A2BB"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Data validation, quality control procedures and documentation for the data collected through this project are described in above Sections 6-11.</w:t>
      </w:r>
    </w:p>
    <w:p w14:paraId="49FCCDC7" w14:textId="77777777" w:rsidR="00357AD9" w:rsidRPr="005C412B" w:rsidRDefault="00357AD9">
      <w:pPr>
        <w:jc w:val="both"/>
        <w:rPr>
          <w:rFonts w:ascii="Helvetica Neue" w:eastAsia="Helvetica Neue" w:hAnsi="Helvetica Neue" w:cs="Helvetica Neue"/>
          <w:sz w:val="24"/>
          <w:szCs w:val="24"/>
        </w:rPr>
      </w:pPr>
    </w:p>
    <w:p w14:paraId="026F3013" w14:textId="3DEBEED2"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13.</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Performance and Systems Audits</w:t>
      </w:r>
      <w:r w:rsidRPr="005C412B">
        <w:rPr>
          <w:rFonts w:ascii="Helvetica Neue" w:eastAsia="Helvetica Neue" w:hAnsi="Helvetica Neue" w:cs="Helvetica Neue"/>
          <w:sz w:val="24"/>
          <w:szCs w:val="24"/>
        </w:rPr>
        <w:t xml:space="preserve"> </w:t>
      </w:r>
    </w:p>
    <w:p w14:paraId="7E940823" w14:textId="77777777" w:rsidR="00357AD9" w:rsidRPr="005C412B" w:rsidRDefault="00357AD9">
      <w:pPr>
        <w:jc w:val="both"/>
        <w:rPr>
          <w:rFonts w:ascii="Helvetica Neue" w:eastAsia="Helvetica Neue" w:hAnsi="Helvetica Neue" w:cs="Helvetica Neue"/>
          <w:sz w:val="24"/>
          <w:szCs w:val="24"/>
        </w:rPr>
      </w:pPr>
    </w:p>
    <w:p w14:paraId="1009329D"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Project performance will be monitored by the lead researchers (Kohut and Saba). Josh Kohut, Grace Saba, and technical staff will ensure that all testing, maintenance, and inspection are completed before and after each deployment. These steps will be documented and compiled in the deployment reports described in section 11 of this document. The checkout and checklist documents referenced in section 11 will ensure that all steps are included. Grace Saba and technical staff will ensure the QAPP is followed for the laboratory-focused analysis and data quality control. Grace Saba, Josh Kohut, and members of our data processing technical staff will ensure that all quality control processing and assessment is carried out on all real-time and post-processed data prior to submission to data portals. Any deviations from the QAPP/SOPs will be documented. A list of key project personnel and their corresponding responsibilities is provided in section 16.</w:t>
      </w:r>
    </w:p>
    <w:p w14:paraId="4BE759DF" w14:textId="1823D493" w:rsidR="00357AD9" w:rsidRDefault="00357AD9">
      <w:pPr>
        <w:jc w:val="both"/>
        <w:rPr>
          <w:rFonts w:ascii="Helvetica Neue" w:eastAsia="Helvetica Neue" w:hAnsi="Helvetica Neue" w:cs="Helvetica Neue"/>
          <w:sz w:val="24"/>
          <w:szCs w:val="24"/>
        </w:rPr>
      </w:pPr>
    </w:p>
    <w:p w14:paraId="319EC3D3" w14:textId="72C992E5" w:rsidR="00380249" w:rsidRDefault="00380249" w:rsidP="00380249">
      <w:pPr>
        <w:ind w:left="720"/>
        <w:jc w:val="both"/>
        <w:rPr>
          <w:rFonts w:ascii="Helvetica Neue" w:eastAsia="Helvetica Neue" w:hAnsi="Helvetica Neue" w:cs="Helvetica Neue"/>
          <w:sz w:val="24"/>
          <w:szCs w:val="24"/>
        </w:rPr>
      </w:pPr>
      <w:r>
        <w:rPr>
          <w:rFonts w:ascii="Helvetica Neue" w:eastAsia="Helvetica Neue" w:hAnsi="Helvetica Neue" w:cs="Helvetica Neue"/>
          <w:sz w:val="24"/>
          <w:szCs w:val="24"/>
        </w:rPr>
        <w:t>The NJDEP Office of Quality Assurance may contact project participants for deployment/retrieval dates to allow for compliance to audit compliance with the QAPP.</w:t>
      </w:r>
    </w:p>
    <w:p w14:paraId="3C67D9CA" w14:textId="00BF95B4" w:rsidR="00380249" w:rsidRPr="005C412B" w:rsidRDefault="00380249">
      <w:pPr>
        <w:jc w:val="both"/>
        <w:rPr>
          <w:rFonts w:ascii="Helvetica Neue" w:eastAsia="Helvetica Neue" w:hAnsi="Helvetica Neue" w:cs="Helvetica Neue"/>
          <w:sz w:val="24"/>
          <w:szCs w:val="24"/>
        </w:rPr>
      </w:pPr>
      <w:r>
        <w:rPr>
          <w:rFonts w:ascii="Helvetica Neue" w:eastAsia="Helvetica Neue" w:hAnsi="Helvetica Neue" w:cs="Helvetica Neue"/>
          <w:sz w:val="24"/>
          <w:szCs w:val="24"/>
        </w:rPr>
        <w:tab/>
      </w:r>
    </w:p>
    <w:p w14:paraId="056F99A1" w14:textId="77777777"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14.</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References</w:t>
      </w:r>
      <w:r w:rsidRPr="005C412B">
        <w:rPr>
          <w:rFonts w:ascii="Helvetica Neue" w:eastAsia="Helvetica Neue" w:hAnsi="Helvetica Neue" w:cs="Helvetica Neue"/>
          <w:sz w:val="24"/>
          <w:szCs w:val="24"/>
        </w:rPr>
        <w:t xml:space="preserve">  </w:t>
      </w:r>
    </w:p>
    <w:p w14:paraId="25657242" w14:textId="77777777" w:rsidR="00357AD9" w:rsidRPr="005C412B" w:rsidRDefault="00357AD9">
      <w:pPr>
        <w:jc w:val="both"/>
        <w:rPr>
          <w:rFonts w:ascii="Helvetica Neue" w:eastAsia="Helvetica Neue" w:hAnsi="Helvetica Neue" w:cs="Helvetica Neue"/>
          <w:sz w:val="24"/>
          <w:szCs w:val="24"/>
        </w:rPr>
      </w:pPr>
    </w:p>
    <w:p w14:paraId="3FDD0D5E"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Baumgartner, M.F., and S.E. Mussoline. 2011. A generalized baleen whale call detection and classification system. Journal of the Acoustical Society of America 129: 2889-2902.</w:t>
      </w:r>
    </w:p>
    <w:p w14:paraId="1E569C41"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Baumgartner, M.F., D.M. Fratantoni, T.P. Hurst, M.W. Brown, T.V.N. Cole, S.M. Van Parijs, and M. Johnson. 2013. Real-time reporting of baleen whale passive acoustic detections from ocean gliders. Journal of the Acoustical Society of America 134: 1814-1823.</w:t>
      </w:r>
    </w:p>
    <w:p w14:paraId="7BB51990"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Baumgartner, M.F., J. Bonnell, P.J. Corkeron, S.M. Van Parijs, C. Hotchkin, B.A. Hodges, J. Bort Thornton, B.L. Mensi, and S.M. Bruner. 2020. Slocum gliders provide accurate near real-time estimates of baleen whale presence from human-reviewed passive acoustic detection information. Frontiers in Marine Science 7: 100.</w:t>
      </w:r>
    </w:p>
    <w:p w14:paraId="6DA2B31A"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Baumgartner, M.F., J. Bonnell, S.M. Van Parijs, P.J. Corkeron, C. Hotchkin, K. Ball, L.-P. Pelletier, J. Partan, D. Peters, J. Kemp, J. Pietro, K. Newhall, A. Stokes, T.V.N. Cole, E. Quintana, and S.D. Kraus. 2019.  Persistent near real-time passive acoustic monitoring for baleen whales from a moored buoy: system description and evaluation.  Methods in Ecology and Evolution 10: 1476-1489.</w:t>
      </w:r>
    </w:p>
    <w:p w14:paraId="1215057F" w14:textId="77ECABA8" w:rsidR="00CD710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Berger, L., F. Campanlla, D. Chu, D. Demer, R. Domokos, A. De Robertis, M. Doray, et al. 2018. Acoustic target classification. ICES Cooperative Research Report No. 344, 110pp.</w:t>
      </w:r>
      <w:hyperlink r:id="rId33">
        <w:r w:rsidRPr="005C412B">
          <w:rPr>
            <w:rFonts w:ascii="Helvetica Neue" w:eastAsia="Helvetica Neue" w:hAnsi="Helvetica Neue" w:cs="Helvetica Neue"/>
            <w:sz w:val="24"/>
            <w:szCs w:val="24"/>
          </w:rPr>
          <w:t xml:space="preserve"> </w:t>
        </w:r>
      </w:hyperlink>
      <w:hyperlink r:id="rId34">
        <w:r w:rsidRPr="005C412B">
          <w:rPr>
            <w:rFonts w:ascii="Helvetica Neue" w:eastAsia="Helvetica Neue" w:hAnsi="Helvetica Neue" w:cs="Helvetica Neue"/>
            <w:color w:val="1155CC"/>
            <w:sz w:val="24"/>
            <w:szCs w:val="24"/>
            <w:u w:val="single"/>
          </w:rPr>
          <w:t>https://doi.org/10.17895/ices.pub.4567</w:t>
        </w:r>
      </w:hyperlink>
      <w:r w:rsidRPr="005C412B">
        <w:rPr>
          <w:rFonts w:ascii="Helvetica Neue" w:eastAsia="Helvetica Neue" w:hAnsi="Helvetica Neue" w:cs="Helvetica Neue"/>
          <w:sz w:val="24"/>
          <w:szCs w:val="24"/>
        </w:rPr>
        <w:t>.</w:t>
      </w:r>
    </w:p>
    <w:p w14:paraId="14B7B1FA" w14:textId="0135E6D0" w:rsidR="00CD7109" w:rsidRPr="007C3520" w:rsidRDefault="00CD7109" w:rsidP="00CD7109">
      <w:pPr>
        <w:ind w:left="1440" w:hanging="720"/>
        <w:jc w:val="both"/>
        <w:rPr>
          <w:rFonts w:ascii="Helvetica Neue" w:hAnsi="Helvetica Neue"/>
          <w:sz w:val="24"/>
          <w:szCs w:val="24"/>
        </w:rPr>
      </w:pPr>
      <w:r w:rsidRPr="007C3520">
        <w:rPr>
          <w:rFonts w:ascii="Helvetica Neue" w:hAnsi="Helvetica Neue"/>
          <w:sz w:val="24"/>
          <w:szCs w:val="24"/>
        </w:rPr>
        <w:t xml:space="preserve">Block, B.A., </w:t>
      </w:r>
      <w:r w:rsidR="007C3520" w:rsidRPr="007C3520">
        <w:rPr>
          <w:rFonts w:ascii="Helvetica Neue" w:hAnsi="Helvetica Neue"/>
          <w:sz w:val="24"/>
          <w:szCs w:val="24"/>
        </w:rPr>
        <w:t>C.M.</w:t>
      </w:r>
      <w:r w:rsidR="007C3520">
        <w:rPr>
          <w:rFonts w:ascii="Helvetica Neue" w:hAnsi="Helvetica Neue"/>
          <w:sz w:val="24"/>
          <w:szCs w:val="24"/>
        </w:rPr>
        <w:t xml:space="preserve"> </w:t>
      </w:r>
      <w:r w:rsidRPr="007C3520">
        <w:rPr>
          <w:rFonts w:ascii="Helvetica Neue" w:hAnsi="Helvetica Neue"/>
          <w:sz w:val="24"/>
          <w:szCs w:val="24"/>
        </w:rPr>
        <w:t xml:space="preserve">Holbrook, </w:t>
      </w:r>
      <w:r w:rsidR="007C3520" w:rsidRPr="007C3520">
        <w:rPr>
          <w:rFonts w:ascii="Helvetica Neue" w:hAnsi="Helvetica Neue"/>
          <w:sz w:val="24"/>
          <w:szCs w:val="24"/>
        </w:rPr>
        <w:t>S.E.</w:t>
      </w:r>
      <w:r w:rsidR="007C3520">
        <w:rPr>
          <w:rFonts w:ascii="Helvetica Neue" w:hAnsi="Helvetica Neue"/>
          <w:sz w:val="24"/>
          <w:szCs w:val="24"/>
        </w:rPr>
        <w:t xml:space="preserve"> </w:t>
      </w:r>
      <w:r w:rsidRPr="007C3520">
        <w:rPr>
          <w:rFonts w:ascii="Helvetica Neue" w:hAnsi="Helvetica Neue"/>
          <w:sz w:val="24"/>
          <w:szCs w:val="24"/>
        </w:rPr>
        <w:t xml:space="preserve">Simmons, </w:t>
      </w:r>
      <w:r w:rsidR="005D4AB4" w:rsidRPr="007C3520">
        <w:rPr>
          <w:rFonts w:ascii="Helvetica Neue" w:hAnsi="Helvetica Neue"/>
          <w:sz w:val="24"/>
          <w:szCs w:val="24"/>
        </w:rPr>
        <w:t>K.N.</w:t>
      </w:r>
      <w:r w:rsidR="005D4AB4">
        <w:rPr>
          <w:rFonts w:ascii="Helvetica Neue" w:hAnsi="Helvetica Neue"/>
          <w:sz w:val="24"/>
          <w:szCs w:val="24"/>
        </w:rPr>
        <w:t xml:space="preserve"> </w:t>
      </w:r>
      <w:r w:rsidRPr="007C3520">
        <w:rPr>
          <w:rFonts w:ascii="Helvetica Neue" w:hAnsi="Helvetica Neue"/>
          <w:sz w:val="24"/>
          <w:szCs w:val="24"/>
        </w:rPr>
        <w:t xml:space="preserve">Holland, </w:t>
      </w:r>
      <w:r w:rsidR="005D4AB4" w:rsidRPr="007C3520">
        <w:rPr>
          <w:rFonts w:ascii="Helvetica Neue" w:hAnsi="Helvetica Neue"/>
          <w:sz w:val="24"/>
          <w:szCs w:val="24"/>
        </w:rPr>
        <w:t>J.S.</w:t>
      </w:r>
      <w:r w:rsidR="005D4AB4">
        <w:rPr>
          <w:rFonts w:ascii="Helvetica Neue" w:hAnsi="Helvetica Neue"/>
          <w:sz w:val="24"/>
          <w:szCs w:val="24"/>
        </w:rPr>
        <w:t xml:space="preserve"> </w:t>
      </w:r>
      <w:r w:rsidRPr="007C3520">
        <w:rPr>
          <w:rFonts w:ascii="Helvetica Neue" w:hAnsi="Helvetica Neue"/>
          <w:sz w:val="24"/>
          <w:szCs w:val="24"/>
        </w:rPr>
        <w:t xml:space="preserve">Ault, </w:t>
      </w:r>
      <w:r w:rsidR="005D4AB4" w:rsidRPr="007C3520">
        <w:rPr>
          <w:rFonts w:ascii="Helvetica Neue" w:hAnsi="Helvetica Neue"/>
          <w:sz w:val="24"/>
          <w:szCs w:val="24"/>
        </w:rPr>
        <w:t>D.P.</w:t>
      </w:r>
      <w:r w:rsidR="005D4AB4">
        <w:rPr>
          <w:rFonts w:ascii="Helvetica Neue" w:hAnsi="Helvetica Neue"/>
          <w:sz w:val="24"/>
          <w:szCs w:val="24"/>
        </w:rPr>
        <w:t xml:space="preserve"> </w:t>
      </w:r>
      <w:r w:rsidRPr="007C3520">
        <w:rPr>
          <w:rFonts w:ascii="Helvetica Neue" w:hAnsi="Helvetica Neue"/>
          <w:sz w:val="24"/>
          <w:szCs w:val="24"/>
        </w:rPr>
        <w:t xml:space="preserve">Costa, </w:t>
      </w:r>
      <w:r w:rsidR="005D4AB4" w:rsidRPr="007C3520">
        <w:rPr>
          <w:rFonts w:ascii="Helvetica Neue" w:hAnsi="Helvetica Neue"/>
          <w:sz w:val="24"/>
          <w:szCs w:val="24"/>
        </w:rPr>
        <w:t>B.R.</w:t>
      </w:r>
      <w:r w:rsidR="005D4AB4">
        <w:rPr>
          <w:rFonts w:ascii="Helvetica Neue" w:hAnsi="Helvetica Neue"/>
          <w:sz w:val="24"/>
          <w:szCs w:val="24"/>
        </w:rPr>
        <w:t xml:space="preserve"> </w:t>
      </w:r>
      <w:r w:rsidRPr="007C3520">
        <w:rPr>
          <w:rFonts w:ascii="Helvetica Neue" w:hAnsi="Helvetica Neue"/>
          <w:sz w:val="24"/>
          <w:szCs w:val="24"/>
        </w:rPr>
        <w:t xml:space="preserve">Mate, </w:t>
      </w:r>
      <w:r w:rsidR="005D4AB4" w:rsidRPr="007C3520">
        <w:rPr>
          <w:rFonts w:ascii="Helvetica Neue" w:hAnsi="Helvetica Neue"/>
          <w:sz w:val="24"/>
          <w:szCs w:val="24"/>
        </w:rPr>
        <w:t>A.C.</w:t>
      </w:r>
      <w:r w:rsidR="005D4AB4">
        <w:rPr>
          <w:rFonts w:ascii="Helvetica Neue" w:hAnsi="Helvetica Neue"/>
          <w:sz w:val="24"/>
          <w:szCs w:val="24"/>
        </w:rPr>
        <w:t xml:space="preserve"> </w:t>
      </w:r>
      <w:r w:rsidRPr="007C3520">
        <w:rPr>
          <w:rFonts w:ascii="Helvetica Neue" w:hAnsi="Helvetica Neue"/>
          <w:sz w:val="24"/>
          <w:szCs w:val="24"/>
        </w:rPr>
        <w:t xml:space="preserve">Seitz, </w:t>
      </w:r>
      <w:r w:rsidR="005D4AB4" w:rsidRPr="007C3520">
        <w:rPr>
          <w:rFonts w:ascii="Helvetica Neue" w:hAnsi="Helvetica Neue"/>
          <w:sz w:val="24"/>
          <w:szCs w:val="24"/>
        </w:rPr>
        <w:t>M.D.</w:t>
      </w:r>
      <w:r w:rsidR="005D4AB4">
        <w:rPr>
          <w:rFonts w:ascii="Helvetica Neue" w:hAnsi="Helvetica Neue"/>
          <w:sz w:val="24"/>
          <w:szCs w:val="24"/>
        </w:rPr>
        <w:t xml:space="preserve"> </w:t>
      </w:r>
      <w:r w:rsidRPr="007C3520">
        <w:rPr>
          <w:rFonts w:ascii="Helvetica Neue" w:hAnsi="Helvetica Neue"/>
          <w:sz w:val="24"/>
          <w:szCs w:val="24"/>
        </w:rPr>
        <w:t xml:space="preserve">Arendt, </w:t>
      </w:r>
      <w:r w:rsidR="005D4AB4" w:rsidRPr="007C3520">
        <w:rPr>
          <w:rFonts w:ascii="Helvetica Neue" w:hAnsi="Helvetica Neue"/>
          <w:sz w:val="24"/>
          <w:szCs w:val="24"/>
        </w:rPr>
        <w:t>J.C.</w:t>
      </w:r>
      <w:r w:rsidR="005D4AB4">
        <w:rPr>
          <w:rFonts w:ascii="Helvetica Neue" w:hAnsi="Helvetica Neue"/>
          <w:sz w:val="24"/>
          <w:szCs w:val="24"/>
        </w:rPr>
        <w:t xml:space="preserve"> </w:t>
      </w:r>
      <w:r w:rsidRPr="007C3520">
        <w:rPr>
          <w:rFonts w:ascii="Helvetica Neue" w:hAnsi="Helvetica Neue"/>
          <w:sz w:val="24"/>
          <w:szCs w:val="24"/>
        </w:rPr>
        <w:t xml:space="preserve">Payne, </w:t>
      </w:r>
      <w:r w:rsidR="005D4AB4" w:rsidRPr="007C3520">
        <w:rPr>
          <w:rFonts w:ascii="Helvetica Neue" w:hAnsi="Helvetica Neue"/>
          <w:sz w:val="24"/>
          <w:szCs w:val="24"/>
        </w:rPr>
        <w:t>B.</w:t>
      </w:r>
      <w:r w:rsidR="005D4AB4">
        <w:rPr>
          <w:rFonts w:ascii="Helvetica Neue" w:hAnsi="Helvetica Neue"/>
          <w:sz w:val="24"/>
          <w:szCs w:val="24"/>
        </w:rPr>
        <w:t xml:space="preserve"> </w:t>
      </w:r>
      <w:r w:rsidRPr="007C3520">
        <w:rPr>
          <w:rFonts w:ascii="Helvetica Neue" w:hAnsi="Helvetica Neue"/>
          <w:sz w:val="24"/>
          <w:szCs w:val="24"/>
        </w:rPr>
        <w:t xml:space="preserve">Mahmoudi, </w:t>
      </w:r>
      <w:r w:rsidR="005D4AB4" w:rsidRPr="007C3520">
        <w:rPr>
          <w:rFonts w:ascii="Helvetica Neue" w:hAnsi="Helvetica Neue"/>
          <w:sz w:val="24"/>
          <w:szCs w:val="24"/>
        </w:rPr>
        <w:t>P.</w:t>
      </w:r>
      <w:r w:rsidR="005D4AB4">
        <w:rPr>
          <w:rFonts w:ascii="Helvetica Neue" w:hAnsi="Helvetica Neue"/>
          <w:sz w:val="24"/>
          <w:szCs w:val="24"/>
        </w:rPr>
        <w:t xml:space="preserve"> </w:t>
      </w:r>
      <w:r w:rsidRPr="007C3520">
        <w:rPr>
          <w:rFonts w:ascii="Helvetica Neue" w:hAnsi="Helvetica Neue"/>
          <w:sz w:val="24"/>
          <w:szCs w:val="24"/>
        </w:rPr>
        <w:t xml:space="preserve">Moore, </w:t>
      </w:r>
      <w:r w:rsidR="005D4AB4" w:rsidRPr="007C3520">
        <w:rPr>
          <w:rFonts w:ascii="Helvetica Neue" w:hAnsi="Helvetica Neue"/>
          <w:sz w:val="24"/>
          <w:szCs w:val="24"/>
        </w:rPr>
        <w:t xml:space="preserve">J.M. </w:t>
      </w:r>
      <w:r w:rsidRPr="007C3520">
        <w:rPr>
          <w:rFonts w:ascii="Helvetica Neue" w:hAnsi="Helvetica Neue"/>
          <w:sz w:val="24"/>
          <w:szCs w:val="24"/>
        </w:rPr>
        <w:t xml:space="preserve">Price, </w:t>
      </w:r>
      <w:r w:rsidR="005D4AB4" w:rsidRPr="007C3520">
        <w:rPr>
          <w:rFonts w:ascii="Helvetica Neue" w:hAnsi="Helvetica Neue"/>
          <w:sz w:val="24"/>
          <w:szCs w:val="24"/>
        </w:rPr>
        <w:t xml:space="preserve">J.J. </w:t>
      </w:r>
      <w:r w:rsidRPr="007C3520">
        <w:rPr>
          <w:rFonts w:ascii="Helvetica Neue" w:hAnsi="Helvetica Neue"/>
          <w:sz w:val="24"/>
          <w:szCs w:val="24"/>
        </w:rPr>
        <w:t xml:space="preserve">Levenson, </w:t>
      </w:r>
      <w:r w:rsidR="005D4AB4" w:rsidRPr="007C3520">
        <w:rPr>
          <w:rFonts w:ascii="Helvetica Neue" w:hAnsi="Helvetica Neue"/>
          <w:sz w:val="24"/>
          <w:szCs w:val="24"/>
        </w:rPr>
        <w:t xml:space="preserve">D. </w:t>
      </w:r>
      <w:r w:rsidRPr="007C3520">
        <w:rPr>
          <w:rFonts w:ascii="Helvetica Neue" w:hAnsi="Helvetica Neue"/>
          <w:sz w:val="24"/>
          <w:szCs w:val="24"/>
        </w:rPr>
        <w:t xml:space="preserve">Wilson, </w:t>
      </w:r>
      <w:r w:rsidR="005D4AB4">
        <w:rPr>
          <w:rFonts w:ascii="Helvetica Neue" w:hAnsi="Helvetica Neue"/>
          <w:sz w:val="24"/>
          <w:szCs w:val="24"/>
        </w:rPr>
        <w:t>and</w:t>
      </w:r>
      <w:r w:rsidRPr="007C3520">
        <w:rPr>
          <w:rFonts w:ascii="Helvetica Neue" w:hAnsi="Helvetica Neue"/>
          <w:sz w:val="24"/>
          <w:szCs w:val="24"/>
        </w:rPr>
        <w:t xml:space="preserve"> </w:t>
      </w:r>
      <w:r w:rsidR="005D4AB4" w:rsidRPr="007C3520">
        <w:rPr>
          <w:rFonts w:ascii="Helvetica Neue" w:hAnsi="Helvetica Neue"/>
          <w:sz w:val="24"/>
          <w:szCs w:val="24"/>
        </w:rPr>
        <w:t xml:space="preserve">R.E. </w:t>
      </w:r>
      <w:r w:rsidRPr="007C3520">
        <w:rPr>
          <w:rFonts w:ascii="Helvetica Neue" w:hAnsi="Helvetica Neue"/>
          <w:sz w:val="24"/>
          <w:szCs w:val="24"/>
        </w:rPr>
        <w:t>Kochevar</w:t>
      </w:r>
      <w:r w:rsidR="005D4AB4">
        <w:rPr>
          <w:rFonts w:ascii="Helvetica Neue" w:hAnsi="Helvetica Neue"/>
          <w:sz w:val="24"/>
          <w:szCs w:val="24"/>
        </w:rPr>
        <w:t>.</w:t>
      </w:r>
      <w:r w:rsidRPr="007C3520">
        <w:rPr>
          <w:rFonts w:ascii="Helvetica Neue" w:hAnsi="Helvetica Neue"/>
          <w:sz w:val="24"/>
          <w:szCs w:val="24"/>
        </w:rPr>
        <w:t xml:space="preserve"> 2016. Toward a national animal telemetry network for aquatic observations in the United States. Animal Biotelemetry 4: 1-8</w:t>
      </w:r>
      <w:r w:rsidR="005D4AB4">
        <w:rPr>
          <w:rFonts w:ascii="Helvetica Neue" w:hAnsi="Helvetica Neue"/>
          <w:sz w:val="24"/>
          <w:szCs w:val="24"/>
        </w:rPr>
        <w:t>.</w:t>
      </w:r>
    </w:p>
    <w:p w14:paraId="71FD0A5F" w14:textId="582A7581" w:rsidR="00CD7109" w:rsidRPr="007C3520" w:rsidRDefault="00CD7109">
      <w:pPr>
        <w:ind w:left="1440" w:hanging="720"/>
        <w:jc w:val="both"/>
        <w:rPr>
          <w:rFonts w:ascii="Helvetica Neue" w:hAnsi="Helvetica Neue"/>
          <w:color w:val="000000" w:themeColor="text1"/>
          <w:sz w:val="24"/>
          <w:szCs w:val="24"/>
        </w:rPr>
      </w:pPr>
      <w:r w:rsidRPr="007C3520">
        <w:rPr>
          <w:rFonts w:ascii="Helvetica Neue" w:hAnsi="Helvetica Neue"/>
          <w:color w:val="000000" w:themeColor="text1"/>
          <w:sz w:val="24"/>
          <w:szCs w:val="24"/>
        </w:rPr>
        <w:t xml:space="preserve">Breece, M.W., </w:t>
      </w:r>
      <w:r w:rsidR="005D4AB4" w:rsidRPr="007C3520">
        <w:rPr>
          <w:rFonts w:ascii="Helvetica Neue" w:hAnsi="Helvetica Neue"/>
          <w:color w:val="000000" w:themeColor="text1"/>
          <w:sz w:val="24"/>
          <w:szCs w:val="24"/>
        </w:rPr>
        <w:t xml:space="preserve">D.A. </w:t>
      </w:r>
      <w:r w:rsidRPr="007C3520">
        <w:rPr>
          <w:rFonts w:ascii="Helvetica Neue" w:hAnsi="Helvetica Neue"/>
          <w:color w:val="000000" w:themeColor="text1"/>
          <w:sz w:val="24"/>
          <w:szCs w:val="24"/>
        </w:rPr>
        <w:t xml:space="preserve">Fox, </w:t>
      </w:r>
      <w:r w:rsidR="005D4AB4" w:rsidRPr="007C3520">
        <w:rPr>
          <w:rFonts w:ascii="Helvetica Neue" w:hAnsi="Helvetica Neue"/>
          <w:color w:val="000000" w:themeColor="text1"/>
          <w:sz w:val="24"/>
          <w:szCs w:val="24"/>
        </w:rPr>
        <w:t xml:space="preserve">K.J. </w:t>
      </w:r>
      <w:r w:rsidRPr="007C3520">
        <w:rPr>
          <w:rFonts w:ascii="Helvetica Neue" w:hAnsi="Helvetica Neue"/>
          <w:color w:val="000000" w:themeColor="text1"/>
          <w:sz w:val="24"/>
          <w:szCs w:val="24"/>
        </w:rPr>
        <w:t xml:space="preserve">Dunton, </w:t>
      </w:r>
      <w:r w:rsidR="005D4AB4" w:rsidRPr="007C3520">
        <w:rPr>
          <w:rFonts w:ascii="Helvetica Neue" w:hAnsi="Helvetica Neue"/>
          <w:color w:val="000000" w:themeColor="text1"/>
          <w:sz w:val="24"/>
          <w:szCs w:val="24"/>
        </w:rPr>
        <w:t xml:space="preserve">M.G. </w:t>
      </w:r>
      <w:r w:rsidRPr="007C3520">
        <w:rPr>
          <w:rFonts w:ascii="Helvetica Neue" w:hAnsi="Helvetica Neue"/>
          <w:color w:val="000000" w:themeColor="text1"/>
          <w:sz w:val="24"/>
          <w:szCs w:val="24"/>
        </w:rPr>
        <w:t xml:space="preserve">Frisk, </w:t>
      </w:r>
      <w:r w:rsidR="005D4AB4" w:rsidRPr="007C3520">
        <w:rPr>
          <w:rFonts w:ascii="Helvetica Neue" w:hAnsi="Helvetica Neue"/>
          <w:color w:val="000000" w:themeColor="text1"/>
          <w:sz w:val="24"/>
          <w:szCs w:val="24"/>
        </w:rPr>
        <w:t xml:space="preserve">A. </w:t>
      </w:r>
      <w:r w:rsidRPr="007C3520">
        <w:rPr>
          <w:rFonts w:ascii="Helvetica Neue" w:hAnsi="Helvetica Neue"/>
          <w:color w:val="000000" w:themeColor="text1"/>
          <w:sz w:val="24"/>
          <w:szCs w:val="24"/>
        </w:rPr>
        <w:t xml:space="preserve">Jordaan, </w:t>
      </w:r>
      <w:r w:rsidR="005D4AB4">
        <w:rPr>
          <w:rFonts w:ascii="Helvetica Neue" w:hAnsi="Helvetica Neue"/>
          <w:color w:val="000000" w:themeColor="text1"/>
          <w:sz w:val="24"/>
          <w:szCs w:val="24"/>
        </w:rPr>
        <w:t>and</w:t>
      </w:r>
      <w:r w:rsidRPr="007C3520">
        <w:rPr>
          <w:rFonts w:ascii="Helvetica Neue" w:hAnsi="Helvetica Neue"/>
          <w:color w:val="000000" w:themeColor="text1"/>
          <w:sz w:val="24"/>
          <w:szCs w:val="24"/>
        </w:rPr>
        <w:t xml:space="preserve"> </w:t>
      </w:r>
      <w:r w:rsidR="005D4AB4" w:rsidRPr="007C3520">
        <w:rPr>
          <w:rFonts w:ascii="Helvetica Neue" w:hAnsi="Helvetica Neue"/>
          <w:color w:val="000000" w:themeColor="text1"/>
          <w:sz w:val="24"/>
          <w:szCs w:val="24"/>
        </w:rPr>
        <w:t xml:space="preserve">M.J. </w:t>
      </w:r>
      <w:r w:rsidRPr="007C3520">
        <w:rPr>
          <w:rFonts w:ascii="Helvetica Neue" w:hAnsi="Helvetica Neue"/>
          <w:color w:val="000000" w:themeColor="text1"/>
          <w:sz w:val="24"/>
          <w:szCs w:val="24"/>
        </w:rPr>
        <w:t>Oliver</w:t>
      </w:r>
      <w:r w:rsidR="005D4AB4">
        <w:rPr>
          <w:rFonts w:ascii="Helvetica Neue" w:hAnsi="Helvetica Neue"/>
          <w:color w:val="000000" w:themeColor="text1"/>
          <w:sz w:val="24"/>
          <w:szCs w:val="24"/>
        </w:rPr>
        <w:t xml:space="preserve">. </w:t>
      </w:r>
      <w:r w:rsidRPr="007C3520">
        <w:rPr>
          <w:rFonts w:ascii="Helvetica Neue" w:hAnsi="Helvetica Neue"/>
          <w:color w:val="000000" w:themeColor="text1"/>
          <w:sz w:val="24"/>
          <w:szCs w:val="24"/>
        </w:rPr>
        <w:t xml:space="preserve">2016. Dynamic seascapes predict the marine occurrence of an endangered species: Atlantic Sturgeon </w:t>
      </w:r>
      <w:r w:rsidRPr="007C3520">
        <w:rPr>
          <w:rFonts w:ascii="Helvetica Neue" w:hAnsi="Helvetica Neue"/>
          <w:i/>
          <w:iCs/>
          <w:color w:val="000000" w:themeColor="text1"/>
          <w:sz w:val="24"/>
          <w:szCs w:val="24"/>
        </w:rPr>
        <w:t>Acipenser oxyrinchus oxyrinchus</w:t>
      </w:r>
      <w:r w:rsidRPr="007C3520">
        <w:rPr>
          <w:rFonts w:ascii="Helvetica Neue" w:hAnsi="Helvetica Neue"/>
          <w:color w:val="000000" w:themeColor="text1"/>
          <w:sz w:val="24"/>
          <w:szCs w:val="24"/>
        </w:rPr>
        <w:t>. Methods in Ecology and Evolution 7(6): 725-733. </w:t>
      </w:r>
    </w:p>
    <w:p w14:paraId="3265EB77" w14:textId="60748AC8"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Bresnahan, P.J., T.R. Martz, Y. Takeshita, K.S. Johnson, and M. LaShomb. 2014. Best practices for autonomous measurement of seawater pH with the Honeywell DuraFET. Methods in Oceanography 9: 44-60.</w:t>
      </w:r>
    </w:p>
    <w:p w14:paraId="0B070EE6"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Cai, W.-J., X. Hu, W.-J. Huang, L.-Q. Jiang, Y. Wang, T.-H. Peng, and X. Zhang. 2010. Alkalinity distribution in the western North Atlantic Ocean margins. Journal of Geophysical Research 115(C8), C08014.</w:t>
      </w:r>
    </w:p>
    <w:p w14:paraId="28D338CA"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Castelao, R., S. Glenn, O. Schofield, R. Chant, J. Wilkin, and J. Kohut. 2008. Seasonal Evolution of Hydrographic Fields in the Central Middle Atlantic Bight from Glider Observations. Geophysical Research Letters 35: doi:10.1029/2007GL032335.</w:t>
      </w:r>
    </w:p>
    <w:p w14:paraId="4A366FCE"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Chen, B., W.-J., Cai, and L. Chen. 2015. The marine carbonate system of the Arctic Ocean: Assessment of internal consistency and sampling considerations, summer 2010. Marine Chemistry 176: 174-188.</w:t>
      </w:r>
    </w:p>
    <w:p w14:paraId="256C042F"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Chen, Z., and E.N. Curchitser. 2020. Interannual Variability of the Mid‐Atlantic Bight Cold Pool. Journal of Geophysical Research: Oceans 125 (8): e2020JC016445.</w:t>
      </w:r>
    </w:p>
    <w:p w14:paraId="3BE94A74" w14:textId="77777777" w:rsidR="00357AD9" w:rsidRPr="005C412B" w:rsidRDefault="00023EA3">
      <w:pPr>
        <w:ind w:left="1440" w:hanging="720"/>
        <w:jc w:val="both"/>
        <w:rPr>
          <w:rFonts w:ascii="Helvetica Neue" w:eastAsia="Helvetica Neue" w:hAnsi="Helvetica Neue" w:cs="Helvetica Neue"/>
          <w:sz w:val="24"/>
          <w:szCs w:val="24"/>
        </w:rPr>
      </w:pPr>
      <w:bookmarkStart w:id="96" w:name="_Hlk126674560"/>
      <w:r w:rsidRPr="005C412B">
        <w:rPr>
          <w:rFonts w:ascii="Helvetica Neue" w:eastAsia="Helvetica Neue" w:hAnsi="Helvetica Neue" w:cs="Helvetica Neue"/>
          <w:sz w:val="24"/>
          <w:szCs w:val="24"/>
        </w:rPr>
        <w:t>Clayton, T.D., and R.H. Byrne. 1993. Spectrophotometric seawater pH measurements: total hydrogen ion concentration scale calibration of m-cresol purple and at-sea results. Deep-Sea Research 40(10): 2115-2129.</w:t>
      </w:r>
    </w:p>
    <w:bookmarkEnd w:id="96"/>
    <w:p w14:paraId="7FDA13A3"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De Robertis, A., and I. Higginbottom. 2007. A post-processing technique to estimate the signal-to-noise ratio and remove echosounder background noise. ICES Journal of Marine Science 64: 1282-1291.</w:t>
      </w:r>
    </w:p>
    <w:p w14:paraId="6C3049B3"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DelValls, T.A., and A.G. Dickson. 1998. The pH of buffers based on 2‐amino‐2‐hydroxymethyl‐1,3‐propanediol (‘tris’) in synthetic sea water. Deep Sea Research 45: 1541-1554.</w:t>
      </w:r>
    </w:p>
    <w:p w14:paraId="1388510A"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Demer, D.A., M.A. Soule, and R.P. Hewitt. 1999. A multiple-frequency method for potentially improving the accuracy and precision of in situ target strength measurements. Journal of the Acoustical Society of America 105 (4): 2359-2376.</w:t>
      </w:r>
    </w:p>
    <w:p w14:paraId="6F99AD98"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Demer, D.A., L. Berger, M. Bernasconi, E. Bethke, K. Boswell, D. Chu, Domokos, R., et al. 2015. Calibration of acoustic instruments. ICES Cooperative Research Report No. 326, 133pp.</w:t>
      </w:r>
      <w:hyperlink r:id="rId35">
        <w:r w:rsidRPr="005C412B">
          <w:rPr>
            <w:rFonts w:ascii="Helvetica Neue" w:eastAsia="Helvetica Neue" w:hAnsi="Helvetica Neue" w:cs="Helvetica Neue"/>
            <w:sz w:val="24"/>
            <w:szCs w:val="24"/>
          </w:rPr>
          <w:t xml:space="preserve"> </w:t>
        </w:r>
      </w:hyperlink>
      <w:hyperlink r:id="rId36">
        <w:r w:rsidRPr="005C412B">
          <w:rPr>
            <w:rFonts w:ascii="Helvetica Neue" w:eastAsia="Helvetica Neue" w:hAnsi="Helvetica Neue" w:cs="Helvetica Neue"/>
            <w:color w:val="1155CC"/>
            <w:sz w:val="24"/>
            <w:szCs w:val="24"/>
            <w:u w:val="single"/>
          </w:rPr>
          <w:t>http://dx.doi.org/10.25607/OBP-185</w:t>
        </w:r>
      </w:hyperlink>
      <w:r w:rsidRPr="005C412B">
        <w:rPr>
          <w:rFonts w:ascii="Helvetica Neue" w:eastAsia="Helvetica Neue" w:hAnsi="Helvetica Neue" w:cs="Helvetica Neue"/>
          <w:sz w:val="24"/>
          <w:szCs w:val="24"/>
        </w:rPr>
        <w:t>.</w:t>
      </w:r>
    </w:p>
    <w:p w14:paraId="75A58C90"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Dickson, A. 1990. Standard potential of the reaction: AgCl(s) + 1/2H2(g) = Ag(s) + HCl (aq), and the standard acidity constant of the ion HSO4‐ in synthetic sea water from 273.15 to 318.15 K. Journal of Chemical Thermodynamics 22: 113-127.</w:t>
      </w:r>
    </w:p>
    <w:p w14:paraId="6B0E6353"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Dickson, A., and F.J. Millero. 1987. A comparison of the equilibrium constants for the dissociation of carbonic acid in seawater media. Deep‐Sea Research 34(10): 1733-1743.</w:t>
      </w:r>
    </w:p>
    <w:p w14:paraId="22056077"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Dickson, A.G., C.L. Sabine, and J.R. Christian. 2007. Guide to best practices for ocean CO</w:t>
      </w:r>
      <w:r w:rsidRPr="005C412B">
        <w:rPr>
          <w:rFonts w:ascii="Helvetica Neue" w:eastAsia="Helvetica Neue" w:hAnsi="Helvetica Neue" w:cs="Helvetica Neue"/>
          <w:sz w:val="24"/>
          <w:szCs w:val="24"/>
          <w:vertAlign w:val="subscript"/>
        </w:rPr>
        <w:t>2</w:t>
      </w:r>
      <w:r w:rsidRPr="005C412B">
        <w:rPr>
          <w:rFonts w:ascii="Helvetica Neue" w:eastAsia="Helvetica Neue" w:hAnsi="Helvetica Neue" w:cs="Helvetica Neue"/>
          <w:sz w:val="24"/>
          <w:szCs w:val="24"/>
        </w:rPr>
        <w:t xml:space="preserve"> measurements. PICES Special Publication</w:t>
      </w:r>
      <w:r w:rsidRPr="005C412B">
        <w:rPr>
          <w:rFonts w:ascii="Helvetica Neue" w:eastAsia="Helvetica Neue" w:hAnsi="Helvetica Neue" w:cs="Helvetica Neue"/>
          <w:i/>
          <w:sz w:val="24"/>
          <w:szCs w:val="24"/>
        </w:rPr>
        <w:t xml:space="preserve"> </w:t>
      </w:r>
      <w:r w:rsidRPr="005C412B">
        <w:rPr>
          <w:rFonts w:ascii="Helvetica Neue" w:eastAsia="Helvetica Neue" w:hAnsi="Helvetica Neue" w:cs="Helvetica Neue"/>
          <w:sz w:val="24"/>
          <w:szCs w:val="24"/>
        </w:rPr>
        <w:t>3: 191 pp.</w:t>
      </w:r>
    </w:p>
    <w:p w14:paraId="3BF4F534" w14:textId="285EA91C" w:rsidR="00F5338F" w:rsidRPr="005D4AB4" w:rsidRDefault="00F5338F">
      <w:pPr>
        <w:ind w:left="1440" w:hanging="720"/>
        <w:jc w:val="both"/>
        <w:rPr>
          <w:rFonts w:ascii="Helvetica Neue" w:hAnsi="Helvetica Neue"/>
          <w:color w:val="000000" w:themeColor="text1"/>
          <w:sz w:val="24"/>
          <w:szCs w:val="24"/>
        </w:rPr>
      </w:pPr>
      <w:r w:rsidRPr="005D4AB4">
        <w:rPr>
          <w:rFonts w:ascii="Helvetica Neue" w:hAnsi="Helvetica Neue"/>
          <w:color w:val="000000" w:themeColor="text1"/>
          <w:sz w:val="24"/>
          <w:szCs w:val="24"/>
        </w:rPr>
        <w:t xml:space="preserve">Dunton, K.J., </w:t>
      </w:r>
      <w:r w:rsidR="005D4AB4">
        <w:rPr>
          <w:rFonts w:ascii="Helvetica Neue" w:hAnsi="Helvetica Neue"/>
          <w:color w:val="000000" w:themeColor="text1"/>
          <w:sz w:val="24"/>
          <w:szCs w:val="24"/>
        </w:rPr>
        <w:t xml:space="preserve">A. </w:t>
      </w:r>
      <w:r w:rsidRPr="005D4AB4">
        <w:rPr>
          <w:rFonts w:ascii="Helvetica Neue" w:hAnsi="Helvetica Neue"/>
          <w:color w:val="000000" w:themeColor="text1"/>
          <w:sz w:val="24"/>
          <w:szCs w:val="24"/>
        </w:rPr>
        <w:t xml:space="preserve">Jordaan, </w:t>
      </w:r>
      <w:r w:rsidR="005D4AB4">
        <w:rPr>
          <w:rFonts w:ascii="Helvetica Neue" w:hAnsi="Helvetica Neue"/>
          <w:color w:val="000000" w:themeColor="text1"/>
          <w:sz w:val="24"/>
          <w:szCs w:val="24"/>
        </w:rPr>
        <w:t>D.O.</w:t>
      </w:r>
      <w:r w:rsidRPr="005D4AB4">
        <w:rPr>
          <w:rFonts w:ascii="Helvetica Neue" w:hAnsi="Helvetica Neue"/>
          <w:color w:val="000000" w:themeColor="text1"/>
          <w:sz w:val="24"/>
          <w:szCs w:val="24"/>
        </w:rPr>
        <w:t xml:space="preserve"> Conover, </w:t>
      </w:r>
      <w:r w:rsidR="005D4AB4">
        <w:rPr>
          <w:rFonts w:ascii="Helvetica Neue" w:hAnsi="Helvetica Neue"/>
          <w:color w:val="000000" w:themeColor="text1"/>
          <w:sz w:val="24"/>
          <w:szCs w:val="24"/>
        </w:rPr>
        <w:t>K.A.</w:t>
      </w:r>
      <w:r w:rsidRPr="005D4AB4">
        <w:rPr>
          <w:rFonts w:ascii="Helvetica Neue" w:hAnsi="Helvetica Neue"/>
          <w:color w:val="000000" w:themeColor="text1"/>
          <w:sz w:val="24"/>
          <w:szCs w:val="24"/>
        </w:rPr>
        <w:t xml:space="preserve"> McKown, </w:t>
      </w:r>
      <w:r w:rsidR="005D4AB4">
        <w:rPr>
          <w:rFonts w:ascii="Helvetica Neue" w:hAnsi="Helvetica Neue"/>
          <w:color w:val="000000" w:themeColor="text1"/>
          <w:sz w:val="24"/>
          <w:szCs w:val="24"/>
        </w:rPr>
        <w:t>L.A.</w:t>
      </w:r>
      <w:r w:rsidRPr="005D4AB4">
        <w:rPr>
          <w:rFonts w:ascii="Helvetica Neue" w:hAnsi="Helvetica Neue"/>
          <w:color w:val="000000" w:themeColor="text1"/>
          <w:sz w:val="24"/>
          <w:szCs w:val="24"/>
        </w:rPr>
        <w:t xml:space="preserve"> Bonacci, </w:t>
      </w:r>
      <w:r w:rsidR="005D4AB4">
        <w:rPr>
          <w:rFonts w:ascii="Helvetica Neue" w:hAnsi="Helvetica Neue"/>
          <w:color w:val="000000" w:themeColor="text1"/>
          <w:sz w:val="24"/>
          <w:szCs w:val="24"/>
        </w:rPr>
        <w:t>and M.G.</w:t>
      </w:r>
      <w:r w:rsidRPr="005D4AB4">
        <w:rPr>
          <w:rFonts w:ascii="Helvetica Neue" w:hAnsi="Helvetica Neue"/>
          <w:color w:val="000000" w:themeColor="text1"/>
          <w:sz w:val="24"/>
          <w:szCs w:val="24"/>
        </w:rPr>
        <w:t xml:space="preserve"> Frisk. 2015. Marine Distribution and Habitat Use of Atlantic Sturgeon in New York Lead to Fisheries Interactions and Bycatch. Marine and Coastal Fisheries 7(1): 18-32</w:t>
      </w:r>
      <w:r w:rsidR="005D4AB4">
        <w:rPr>
          <w:rFonts w:ascii="Helvetica Neue" w:hAnsi="Helvetica Neue"/>
          <w:color w:val="000000" w:themeColor="text1"/>
          <w:sz w:val="24"/>
          <w:szCs w:val="24"/>
        </w:rPr>
        <w:t>.</w:t>
      </w:r>
    </w:p>
    <w:p w14:paraId="43526BB4" w14:textId="67762EF9"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Fernandes, P.G., F. Gerlotto, D.V. Holliday, O. Nakken, and E.J. Simmonds. 2002. Acoustic applications in fisheries science: the ICES contribution. ICES Marine Science Symposia 215: 482-492.</w:t>
      </w:r>
    </w:p>
    <w:p w14:paraId="4BFAB441"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Foote, K.G., H.P. Knudsen, G. Vestnes, D.N. MacLennan, and E.J. Simmonds. 1987. Calibration of acoustic instruments for fish density-estimation: A practical guide. ICES Cooperative Research Reports. Vol. 144. 84 pp.</w:t>
      </w:r>
      <w:hyperlink r:id="rId37">
        <w:r w:rsidRPr="005C412B">
          <w:rPr>
            <w:rFonts w:ascii="Helvetica Neue" w:eastAsia="Helvetica Neue" w:hAnsi="Helvetica Neue" w:cs="Helvetica Neue"/>
            <w:sz w:val="24"/>
            <w:szCs w:val="24"/>
          </w:rPr>
          <w:t xml:space="preserve"> </w:t>
        </w:r>
      </w:hyperlink>
      <w:hyperlink r:id="rId38">
        <w:r w:rsidRPr="005C412B">
          <w:rPr>
            <w:rFonts w:ascii="Helvetica Neue" w:eastAsia="Helvetica Neue" w:hAnsi="Helvetica Neue" w:cs="Helvetica Neue"/>
            <w:color w:val="1155CC"/>
            <w:sz w:val="24"/>
            <w:szCs w:val="24"/>
            <w:u w:val="single"/>
          </w:rPr>
          <w:t>https://doi.org/10.17895/ices.pub.8265</w:t>
        </w:r>
      </w:hyperlink>
      <w:r w:rsidRPr="005C412B">
        <w:rPr>
          <w:rFonts w:ascii="Helvetica Neue" w:eastAsia="Helvetica Neue" w:hAnsi="Helvetica Neue" w:cs="Helvetica Neue"/>
          <w:sz w:val="24"/>
          <w:szCs w:val="24"/>
        </w:rPr>
        <w:t>.</w:t>
      </w:r>
    </w:p>
    <w:p w14:paraId="6BE1EF9C"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Friedland, K.D., and J.A. Hare. 2007. Long-term trends and regime shifts in sea surface temperature on the continental shelf of the northeast United States. Continental Shelf Research 27: 2313-2328.</w:t>
      </w:r>
    </w:p>
    <w:p w14:paraId="6D103118" w14:textId="7E5ABE52" w:rsidR="00F5338F" w:rsidRPr="005D4AB4" w:rsidRDefault="00F5338F">
      <w:pPr>
        <w:ind w:left="1440" w:hanging="720"/>
        <w:jc w:val="both"/>
        <w:rPr>
          <w:rFonts w:ascii="Helvetica Neue" w:hAnsi="Helvetica Neue"/>
          <w:color w:val="000000" w:themeColor="text1"/>
          <w:sz w:val="24"/>
          <w:szCs w:val="24"/>
        </w:rPr>
      </w:pPr>
      <w:r w:rsidRPr="005D4AB4">
        <w:rPr>
          <w:rFonts w:ascii="Helvetica Neue" w:hAnsi="Helvetica Neue"/>
          <w:color w:val="000000" w:themeColor="text1"/>
          <w:sz w:val="24"/>
          <w:szCs w:val="24"/>
        </w:rPr>
        <w:t xml:space="preserve">Frisk, M.G., </w:t>
      </w:r>
      <w:r w:rsidR="005D4AB4">
        <w:rPr>
          <w:rFonts w:ascii="Helvetica Neue" w:hAnsi="Helvetica Neue"/>
          <w:color w:val="000000" w:themeColor="text1"/>
          <w:sz w:val="24"/>
          <w:szCs w:val="24"/>
        </w:rPr>
        <w:t xml:space="preserve">E.G. </w:t>
      </w:r>
      <w:r w:rsidRPr="005D4AB4">
        <w:rPr>
          <w:rFonts w:ascii="Helvetica Neue" w:hAnsi="Helvetica Neue"/>
          <w:color w:val="000000" w:themeColor="text1"/>
          <w:sz w:val="24"/>
          <w:szCs w:val="24"/>
        </w:rPr>
        <w:t xml:space="preserve">Ingram, </w:t>
      </w:r>
      <w:r w:rsidR="005D4AB4">
        <w:rPr>
          <w:rFonts w:ascii="Helvetica Neue" w:hAnsi="Helvetica Neue"/>
          <w:color w:val="000000" w:themeColor="text1"/>
          <w:sz w:val="24"/>
          <w:szCs w:val="24"/>
        </w:rPr>
        <w:t>and K.</w:t>
      </w:r>
      <w:r w:rsidRPr="005D4AB4">
        <w:rPr>
          <w:rFonts w:ascii="Helvetica Neue" w:hAnsi="Helvetica Neue"/>
          <w:color w:val="000000" w:themeColor="text1"/>
          <w:sz w:val="24"/>
          <w:szCs w:val="24"/>
        </w:rPr>
        <w:t xml:space="preserve"> Dunton</w:t>
      </w:r>
      <w:r w:rsidR="005D4AB4">
        <w:rPr>
          <w:rFonts w:ascii="Helvetica Neue" w:hAnsi="Helvetica Neue"/>
          <w:color w:val="000000" w:themeColor="text1"/>
          <w:sz w:val="24"/>
          <w:szCs w:val="24"/>
        </w:rPr>
        <w:t xml:space="preserve">. </w:t>
      </w:r>
      <w:r w:rsidRPr="005D4AB4">
        <w:rPr>
          <w:rFonts w:ascii="Helvetica Neue" w:hAnsi="Helvetica Neue"/>
          <w:color w:val="000000" w:themeColor="text1"/>
          <w:sz w:val="24"/>
          <w:szCs w:val="24"/>
        </w:rPr>
        <w:t>2019. Monitoring Endangered Atlantic Sturgeon and Commercial Finfish Habitat Use in the New York Lease Area. Stony Brook (NY): US Department of the Interior, Bureau of Ocean Energy Management. OCS Study BOEM 2019-74, 88 p.,</w:t>
      </w:r>
      <w:hyperlink r:id="rId39" w:history="1">
        <w:r w:rsidRPr="005D4AB4">
          <w:rPr>
            <w:rStyle w:val="Hyperlink"/>
            <w:rFonts w:ascii="Helvetica Neue" w:hAnsi="Helvetica Neue"/>
            <w:color w:val="000000" w:themeColor="text1"/>
            <w:sz w:val="24"/>
            <w:szCs w:val="24"/>
          </w:rPr>
          <w:t xml:space="preserve"> https://espis.boem.gov/final%20reports/BOEM_2019-074.pdf</w:t>
        </w:r>
      </w:hyperlink>
      <w:r w:rsidRPr="005D4AB4">
        <w:rPr>
          <w:rFonts w:ascii="Helvetica Neue" w:hAnsi="Helvetica Neue"/>
          <w:color w:val="000000" w:themeColor="text1"/>
          <w:sz w:val="24"/>
          <w:szCs w:val="24"/>
        </w:rPr>
        <w:t>. </w:t>
      </w:r>
    </w:p>
    <w:p w14:paraId="55B2373F" w14:textId="42BD23B8"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Glenn S., C. Jones, M. Twardowski, L. Bowers, J. Kerfoot, J. Kohut, D. Webb, and O. Schofield. 2008. Glider Observations of Sediment Resuspension in a Middle Atlantic Bight Fall Transition Storm. Limnology and Oceanography 53: 2180-2196.</w:t>
      </w:r>
    </w:p>
    <w:p w14:paraId="30FE443A"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Glenn S.M., T.N. Miles, G.N. Seroka, Y. Xu, R.K. Forney, F. Yu, H. Roarty, O. Schofield, and J. Kohut. 2016. Stratified Coastal Ocean Interactions with Tropical Cyclones. Nature Communications 7: 10887-10887.</w:t>
      </w:r>
    </w:p>
    <w:p w14:paraId="258C44D5"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Gorska, N., E. Ona, and R. Korneliussen. 2005. Acoustic backscattering by Atlantic mackerel as being representative of fish that lack a swimbladder. Backscattering by individual fish. ICES Journal of Marine Science 62: 984-995.</w:t>
      </w:r>
    </w:p>
    <w:p w14:paraId="1139581A"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Hare, J.A., W.E. Morrison, M.W. Nelson, M.M. Stachura, E.J. Teeters, R.B. Griffis, M.A. Alexander, </w:t>
      </w:r>
      <w:r w:rsidRPr="005C412B">
        <w:rPr>
          <w:rFonts w:ascii="Helvetica Neue" w:eastAsia="Helvetica Neue" w:hAnsi="Helvetica Neue" w:cs="Helvetica Neue"/>
          <w:i/>
          <w:sz w:val="24"/>
          <w:szCs w:val="24"/>
        </w:rPr>
        <w:t>et al.</w:t>
      </w:r>
      <w:r w:rsidRPr="005C412B">
        <w:rPr>
          <w:rFonts w:ascii="Helvetica Neue" w:eastAsia="Helvetica Neue" w:hAnsi="Helvetica Neue" w:cs="Helvetica Neue"/>
          <w:sz w:val="24"/>
          <w:szCs w:val="24"/>
        </w:rPr>
        <w:t xml:space="preserve"> 2016. A vulnerability assessment of fish and invertebrates to climate change on the northeast U.S. continental shelf. PLoS ONE 11: 1-30.</w:t>
      </w:r>
    </w:p>
    <w:p w14:paraId="2D331DC7" w14:textId="6CA1B33E" w:rsidR="00CD7109" w:rsidRPr="005D4AB4" w:rsidRDefault="00CD7109">
      <w:pPr>
        <w:ind w:left="1440" w:hanging="720"/>
        <w:jc w:val="both"/>
        <w:rPr>
          <w:rFonts w:ascii="Helvetica Neue" w:hAnsi="Helvetica Neue"/>
          <w:color w:val="000000" w:themeColor="text1"/>
          <w:sz w:val="24"/>
          <w:szCs w:val="24"/>
        </w:rPr>
      </w:pPr>
      <w:r w:rsidRPr="005D4AB4">
        <w:rPr>
          <w:rFonts w:ascii="Helvetica Neue" w:hAnsi="Helvetica Neue"/>
          <w:color w:val="000000" w:themeColor="text1"/>
          <w:sz w:val="24"/>
          <w:szCs w:val="24"/>
        </w:rPr>
        <w:t xml:space="preserve">Haulsee, D.E., </w:t>
      </w:r>
      <w:r w:rsidR="005D4AB4">
        <w:rPr>
          <w:rFonts w:ascii="Helvetica Neue" w:hAnsi="Helvetica Neue"/>
          <w:color w:val="000000" w:themeColor="text1"/>
          <w:sz w:val="24"/>
          <w:szCs w:val="24"/>
        </w:rPr>
        <w:t xml:space="preserve">M.W. </w:t>
      </w:r>
      <w:r w:rsidRPr="005D4AB4">
        <w:rPr>
          <w:rFonts w:ascii="Helvetica Neue" w:hAnsi="Helvetica Neue"/>
          <w:color w:val="000000" w:themeColor="text1"/>
          <w:sz w:val="24"/>
          <w:szCs w:val="24"/>
        </w:rPr>
        <w:t xml:space="preserve">Breece, </w:t>
      </w:r>
      <w:r w:rsidR="005D4AB4">
        <w:rPr>
          <w:rFonts w:ascii="Helvetica Neue" w:hAnsi="Helvetica Neue"/>
          <w:color w:val="000000" w:themeColor="text1"/>
          <w:sz w:val="24"/>
          <w:szCs w:val="24"/>
        </w:rPr>
        <w:t>D.C.</w:t>
      </w:r>
      <w:r w:rsidRPr="005D4AB4">
        <w:rPr>
          <w:rFonts w:ascii="Helvetica Neue" w:hAnsi="Helvetica Neue"/>
          <w:color w:val="000000" w:themeColor="text1"/>
          <w:sz w:val="24"/>
          <w:szCs w:val="24"/>
        </w:rPr>
        <w:t xml:space="preserve"> Miller, </w:t>
      </w:r>
      <w:r w:rsidR="005D4AB4">
        <w:rPr>
          <w:rFonts w:ascii="Helvetica Neue" w:hAnsi="Helvetica Neue"/>
          <w:color w:val="000000" w:themeColor="text1"/>
          <w:sz w:val="24"/>
          <w:szCs w:val="24"/>
        </w:rPr>
        <w:t>B.M.</w:t>
      </w:r>
      <w:r w:rsidRPr="005D4AB4">
        <w:rPr>
          <w:rFonts w:ascii="Helvetica Neue" w:hAnsi="Helvetica Neue"/>
          <w:color w:val="000000" w:themeColor="text1"/>
          <w:sz w:val="24"/>
          <w:szCs w:val="24"/>
        </w:rPr>
        <w:t xml:space="preserve"> Wetherbee, </w:t>
      </w:r>
      <w:r w:rsidR="005D4AB4">
        <w:rPr>
          <w:rFonts w:ascii="Helvetica Neue" w:hAnsi="Helvetica Neue"/>
          <w:color w:val="000000" w:themeColor="text1"/>
          <w:sz w:val="24"/>
          <w:szCs w:val="24"/>
        </w:rPr>
        <w:t>D.A.</w:t>
      </w:r>
      <w:r w:rsidRPr="005D4AB4">
        <w:rPr>
          <w:rFonts w:ascii="Helvetica Neue" w:hAnsi="Helvetica Neue"/>
          <w:color w:val="000000" w:themeColor="text1"/>
          <w:sz w:val="24"/>
          <w:szCs w:val="24"/>
        </w:rPr>
        <w:t xml:space="preserve"> Fox, </w:t>
      </w:r>
      <w:r w:rsidR="005D4AB4">
        <w:rPr>
          <w:rFonts w:ascii="Helvetica Neue" w:hAnsi="Helvetica Neue"/>
          <w:color w:val="000000" w:themeColor="text1"/>
          <w:sz w:val="24"/>
          <w:szCs w:val="24"/>
        </w:rPr>
        <w:t>and M.J.</w:t>
      </w:r>
      <w:r w:rsidRPr="005D4AB4">
        <w:rPr>
          <w:rFonts w:ascii="Helvetica Neue" w:hAnsi="Helvetica Neue"/>
          <w:color w:val="000000" w:themeColor="text1"/>
          <w:sz w:val="24"/>
          <w:szCs w:val="24"/>
        </w:rPr>
        <w:t xml:space="preserve"> Oliver. 2015. Habitat selection of a coastal shark species estimated from an autonomous underwater vehicle. Marine Ecology Progress Series 528: 277-288</w:t>
      </w:r>
      <w:r w:rsidR="005D4AB4">
        <w:rPr>
          <w:rFonts w:ascii="Helvetica Neue" w:hAnsi="Helvetica Neue"/>
          <w:color w:val="000000" w:themeColor="text1"/>
          <w:sz w:val="24"/>
          <w:szCs w:val="24"/>
        </w:rPr>
        <w:t>.</w:t>
      </w:r>
    </w:p>
    <w:p w14:paraId="5FF5A42D" w14:textId="542BBE5F"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Houghton, R.W., R. Schlitz, R.C. Beardsley, B. Butman, and J.L. Chamberlin. 1982. The Middle Atlantic Bight Cold Pool: Evolution of the Temperature Structure During Summer 1979. Journal of Physical Oceanography</w:t>
      </w:r>
      <w:r w:rsidRPr="005C412B">
        <w:rPr>
          <w:rFonts w:ascii="Helvetica Neue" w:eastAsia="Helvetica Neue" w:hAnsi="Helvetica Neue" w:cs="Helvetica Neue"/>
          <w:i/>
          <w:sz w:val="24"/>
          <w:szCs w:val="24"/>
        </w:rPr>
        <w:t xml:space="preserve"> </w:t>
      </w:r>
      <w:r w:rsidRPr="005C412B">
        <w:rPr>
          <w:rFonts w:ascii="Helvetica Neue" w:eastAsia="Helvetica Neue" w:hAnsi="Helvetica Neue" w:cs="Helvetica Neue"/>
          <w:sz w:val="24"/>
          <w:szCs w:val="24"/>
        </w:rPr>
        <w:t>12: 1019-1029.</w:t>
      </w:r>
    </w:p>
    <w:p w14:paraId="4B8B073D" w14:textId="4B186C53" w:rsidR="00CD7109" w:rsidRPr="005D4AB4" w:rsidRDefault="00CD7109">
      <w:pPr>
        <w:ind w:left="1440" w:hanging="720"/>
        <w:jc w:val="both"/>
        <w:rPr>
          <w:rFonts w:ascii="Helvetica Neue" w:hAnsi="Helvetica Neue"/>
          <w:color w:val="000000" w:themeColor="text1"/>
          <w:sz w:val="24"/>
          <w:szCs w:val="24"/>
        </w:rPr>
      </w:pPr>
      <w:r w:rsidRPr="005D4AB4">
        <w:rPr>
          <w:rFonts w:ascii="Helvetica Neue" w:hAnsi="Helvetica Neue"/>
          <w:color w:val="000000" w:themeColor="text1"/>
          <w:sz w:val="24"/>
          <w:szCs w:val="24"/>
        </w:rPr>
        <w:t xml:space="preserve">Hussey, N.E., </w:t>
      </w:r>
      <w:r w:rsidR="005D4AB4">
        <w:rPr>
          <w:rFonts w:ascii="Helvetica Neue" w:hAnsi="Helvetica Neue"/>
          <w:color w:val="000000" w:themeColor="text1"/>
          <w:sz w:val="24"/>
          <w:szCs w:val="24"/>
        </w:rPr>
        <w:t xml:space="preserve">S.T. </w:t>
      </w:r>
      <w:r w:rsidRPr="005D4AB4">
        <w:rPr>
          <w:rFonts w:ascii="Helvetica Neue" w:hAnsi="Helvetica Neue"/>
          <w:color w:val="000000" w:themeColor="text1"/>
          <w:sz w:val="24"/>
          <w:szCs w:val="24"/>
        </w:rPr>
        <w:t xml:space="preserve">Kessel, </w:t>
      </w:r>
      <w:r w:rsidR="005D4AB4">
        <w:rPr>
          <w:rFonts w:ascii="Helvetica Neue" w:hAnsi="Helvetica Neue"/>
          <w:color w:val="000000" w:themeColor="text1"/>
          <w:sz w:val="24"/>
          <w:szCs w:val="24"/>
        </w:rPr>
        <w:t>K.</w:t>
      </w:r>
      <w:r w:rsidRPr="005D4AB4">
        <w:rPr>
          <w:rFonts w:ascii="Helvetica Neue" w:hAnsi="Helvetica Neue"/>
          <w:color w:val="000000" w:themeColor="text1"/>
          <w:sz w:val="24"/>
          <w:szCs w:val="24"/>
        </w:rPr>
        <w:t xml:space="preserve"> Aarestrup, </w:t>
      </w:r>
      <w:r w:rsidR="005D4AB4">
        <w:rPr>
          <w:rFonts w:ascii="Helvetica Neue" w:hAnsi="Helvetica Neue"/>
          <w:color w:val="000000" w:themeColor="text1"/>
          <w:sz w:val="24"/>
          <w:szCs w:val="24"/>
        </w:rPr>
        <w:t>S.J.</w:t>
      </w:r>
      <w:r w:rsidRPr="005D4AB4">
        <w:rPr>
          <w:rFonts w:ascii="Helvetica Neue" w:hAnsi="Helvetica Neue"/>
          <w:color w:val="000000" w:themeColor="text1"/>
          <w:sz w:val="24"/>
          <w:szCs w:val="24"/>
        </w:rPr>
        <w:t xml:space="preserve"> Cooke, </w:t>
      </w:r>
      <w:r w:rsidR="005D4AB4">
        <w:rPr>
          <w:rFonts w:ascii="Helvetica Neue" w:hAnsi="Helvetica Neue"/>
          <w:color w:val="000000" w:themeColor="text1"/>
          <w:sz w:val="24"/>
          <w:szCs w:val="24"/>
        </w:rPr>
        <w:t>P.D.</w:t>
      </w:r>
      <w:r w:rsidRPr="005D4AB4">
        <w:rPr>
          <w:rFonts w:ascii="Helvetica Neue" w:hAnsi="Helvetica Neue"/>
          <w:color w:val="000000" w:themeColor="text1"/>
          <w:sz w:val="24"/>
          <w:szCs w:val="24"/>
        </w:rPr>
        <w:t xml:space="preserve"> Cowley, </w:t>
      </w:r>
      <w:r w:rsidR="005D4AB4">
        <w:rPr>
          <w:rFonts w:ascii="Helvetica Neue" w:hAnsi="Helvetica Neue"/>
          <w:color w:val="000000" w:themeColor="text1"/>
          <w:sz w:val="24"/>
          <w:szCs w:val="24"/>
        </w:rPr>
        <w:t>A.T.</w:t>
      </w:r>
      <w:r w:rsidRPr="005D4AB4">
        <w:rPr>
          <w:rFonts w:ascii="Helvetica Neue" w:hAnsi="Helvetica Neue"/>
          <w:color w:val="000000" w:themeColor="text1"/>
          <w:sz w:val="24"/>
          <w:szCs w:val="24"/>
        </w:rPr>
        <w:t xml:space="preserve"> Fisk, </w:t>
      </w:r>
      <w:r w:rsidR="005D4AB4">
        <w:rPr>
          <w:rFonts w:ascii="Helvetica Neue" w:hAnsi="Helvetica Neue"/>
          <w:color w:val="000000" w:themeColor="text1"/>
          <w:sz w:val="24"/>
          <w:szCs w:val="24"/>
        </w:rPr>
        <w:t>R.G.</w:t>
      </w:r>
      <w:r w:rsidRPr="005D4AB4">
        <w:rPr>
          <w:rFonts w:ascii="Helvetica Neue" w:hAnsi="Helvetica Neue"/>
          <w:color w:val="000000" w:themeColor="text1"/>
          <w:sz w:val="24"/>
          <w:szCs w:val="24"/>
        </w:rPr>
        <w:t xml:space="preserve"> Harcourt, </w:t>
      </w:r>
      <w:r w:rsidR="005D4AB4">
        <w:rPr>
          <w:rFonts w:ascii="Helvetica Neue" w:hAnsi="Helvetica Neue"/>
          <w:color w:val="000000" w:themeColor="text1"/>
          <w:sz w:val="24"/>
          <w:szCs w:val="24"/>
        </w:rPr>
        <w:t>K.N.</w:t>
      </w:r>
      <w:r w:rsidRPr="005D4AB4">
        <w:rPr>
          <w:rFonts w:ascii="Helvetica Neue" w:hAnsi="Helvetica Neue"/>
          <w:color w:val="000000" w:themeColor="text1"/>
          <w:sz w:val="24"/>
          <w:szCs w:val="24"/>
        </w:rPr>
        <w:t xml:space="preserve"> Holland, </w:t>
      </w:r>
      <w:r w:rsidR="005D4AB4">
        <w:rPr>
          <w:rFonts w:ascii="Helvetica Neue" w:hAnsi="Helvetica Neue"/>
          <w:color w:val="000000" w:themeColor="text1"/>
          <w:sz w:val="24"/>
          <w:szCs w:val="24"/>
        </w:rPr>
        <w:t>S.J.</w:t>
      </w:r>
      <w:r w:rsidRPr="005D4AB4">
        <w:rPr>
          <w:rFonts w:ascii="Helvetica Neue" w:hAnsi="Helvetica Neue"/>
          <w:color w:val="000000" w:themeColor="text1"/>
          <w:sz w:val="24"/>
          <w:szCs w:val="24"/>
        </w:rPr>
        <w:t xml:space="preserve"> Iverson, </w:t>
      </w:r>
      <w:r w:rsidR="005D4AB4">
        <w:rPr>
          <w:rFonts w:ascii="Helvetica Neue" w:hAnsi="Helvetica Neue"/>
          <w:color w:val="000000" w:themeColor="text1"/>
          <w:sz w:val="24"/>
          <w:szCs w:val="24"/>
        </w:rPr>
        <w:t>J.F.</w:t>
      </w:r>
      <w:r w:rsidRPr="005D4AB4">
        <w:rPr>
          <w:rFonts w:ascii="Helvetica Neue" w:hAnsi="Helvetica Neue"/>
          <w:color w:val="000000" w:themeColor="text1"/>
          <w:sz w:val="24"/>
          <w:szCs w:val="24"/>
        </w:rPr>
        <w:t xml:space="preserve"> Kocik, </w:t>
      </w:r>
      <w:r w:rsidR="005D4AB4">
        <w:rPr>
          <w:rFonts w:ascii="Helvetica Neue" w:hAnsi="Helvetica Neue"/>
          <w:color w:val="000000" w:themeColor="text1"/>
          <w:sz w:val="24"/>
          <w:szCs w:val="24"/>
        </w:rPr>
        <w:t>J.E.</w:t>
      </w:r>
      <w:r w:rsidRPr="005D4AB4">
        <w:rPr>
          <w:rFonts w:ascii="Helvetica Neue" w:hAnsi="Helvetica Neue"/>
          <w:color w:val="000000" w:themeColor="text1"/>
          <w:sz w:val="24"/>
          <w:szCs w:val="24"/>
        </w:rPr>
        <w:t xml:space="preserve"> Mills Flemming, </w:t>
      </w:r>
      <w:r w:rsidR="005D4AB4">
        <w:rPr>
          <w:rFonts w:ascii="Helvetica Neue" w:hAnsi="Helvetica Neue"/>
          <w:color w:val="000000" w:themeColor="text1"/>
          <w:sz w:val="24"/>
          <w:szCs w:val="24"/>
        </w:rPr>
        <w:t>and F.G.</w:t>
      </w:r>
      <w:r w:rsidRPr="005D4AB4">
        <w:rPr>
          <w:rFonts w:ascii="Helvetica Neue" w:hAnsi="Helvetica Neue"/>
          <w:color w:val="000000" w:themeColor="text1"/>
          <w:sz w:val="24"/>
          <w:szCs w:val="24"/>
        </w:rPr>
        <w:t xml:space="preserve"> Whorisky. 2015. Aquatic animal telemetry: a panoramic window into the underwater world. Science 348: 1255642</w:t>
      </w:r>
      <w:r w:rsidR="005D4AB4">
        <w:rPr>
          <w:rFonts w:ascii="Helvetica Neue" w:hAnsi="Helvetica Neue"/>
          <w:color w:val="000000" w:themeColor="text1"/>
          <w:sz w:val="24"/>
          <w:szCs w:val="24"/>
        </w:rPr>
        <w:t>.</w:t>
      </w:r>
    </w:p>
    <w:p w14:paraId="6A65E012" w14:textId="692BACA4"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Humphreys, M.P., L. Gregor, D. Pierrot, S.M.A.C. van Heuven, E.R. Lewis, and D.W.R. Wallace. 2020.</w:t>
      </w:r>
      <w:hyperlink r:id="rId40">
        <w:r w:rsidRPr="005C412B">
          <w:rPr>
            <w:rFonts w:ascii="Helvetica Neue" w:eastAsia="Helvetica Neue" w:hAnsi="Helvetica Neue" w:cs="Helvetica Neue"/>
            <w:sz w:val="24"/>
            <w:szCs w:val="24"/>
          </w:rPr>
          <w:t xml:space="preserve"> </w:t>
        </w:r>
      </w:hyperlink>
      <w:hyperlink r:id="rId41">
        <w:r w:rsidRPr="005C412B">
          <w:rPr>
            <w:rFonts w:ascii="Helvetica Neue" w:eastAsia="Helvetica Neue" w:hAnsi="Helvetica Neue" w:cs="Helvetica Neue"/>
            <w:color w:val="1155CC"/>
            <w:sz w:val="24"/>
            <w:szCs w:val="24"/>
            <w:u w:val="single"/>
          </w:rPr>
          <w:t>PyCO2SYS</w:t>
        </w:r>
      </w:hyperlink>
      <w:r w:rsidRPr="005C412B">
        <w:rPr>
          <w:rFonts w:ascii="Helvetica Neue" w:eastAsia="Helvetica Neue" w:hAnsi="Helvetica Neue" w:cs="Helvetica Neue"/>
          <w:sz w:val="24"/>
          <w:szCs w:val="24"/>
        </w:rPr>
        <w:t>: marine carbonate system calculations in Python. Zenodo, doi:10.5281/zenodo.3744275.</w:t>
      </w:r>
    </w:p>
    <w:p w14:paraId="6151F478"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Jech, J.M., and W.L. Michaels. 2006. A multifrequency method to classify and evaluate fisheries acoustics data. Canadian Journal of Fisheries and Aquatic Sciences 63(10): 225-235.</w:t>
      </w:r>
    </w:p>
    <w:p w14:paraId="201C88F2"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Johnson, K.S., H.W. Jannasch, L.J. Coletti, V.A. Elrod, T.R. Martz, Y. Takeshita, et al. 2016. Deep‐Sea DuraFET: A pressure tolerant pH sensor designed for global sensor networks. Analytical Chemistry 88(6): 3249-3256.</w:t>
      </w:r>
    </w:p>
    <w:p w14:paraId="01BE6E3B"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Johnson, K.S., J.N. Plant, and T.L. Maurer. 2017. Processing BGC‐Argo pH data at the DAC level,</w:t>
      </w:r>
      <w:hyperlink r:id="rId42">
        <w:r w:rsidRPr="005C412B">
          <w:rPr>
            <w:rFonts w:ascii="Helvetica Neue" w:eastAsia="Helvetica Neue" w:hAnsi="Helvetica Neue" w:cs="Helvetica Neue"/>
            <w:sz w:val="24"/>
            <w:szCs w:val="24"/>
          </w:rPr>
          <w:t xml:space="preserve"> </w:t>
        </w:r>
      </w:hyperlink>
      <w:hyperlink r:id="rId43">
        <w:r w:rsidRPr="005C412B">
          <w:rPr>
            <w:rFonts w:ascii="Helvetica Neue" w:eastAsia="Helvetica Neue" w:hAnsi="Helvetica Neue" w:cs="Helvetica Neue"/>
            <w:color w:val="1155CC"/>
            <w:sz w:val="24"/>
            <w:szCs w:val="24"/>
            <w:u w:val="single"/>
          </w:rPr>
          <w:t>https://doi.org/10.13155/57195</w:t>
        </w:r>
      </w:hyperlink>
      <w:r w:rsidRPr="005C412B">
        <w:rPr>
          <w:rFonts w:ascii="Helvetica Neue" w:eastAsia="Helvetica Neue" w:hAnsi="Helvetica Neue" w:cs="Helvetica Neue"/>
          <w:sz w:val="24"/>
          <w:szCs w:val="24"/>
        </w:rPr>
        <w:t>.</w:t>
      </w:r>
    </w:p>
    <w:p w14:paraId="01977766"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Kitamura, M., K. Amakasu, T. Kikuchi, and S. Nishino. 2017. Seasonal dynamics of zooplankton in the southern Chukchi Sea revealed from acoustic backscattering strength. Continental Shelf Research 133: 47-58.</w:t>
      </w:r>
    </w:p>
    <w:p w14:paraId="2ACC2CBF"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Kohut J., C. Haldeman, and J. Kerfoot. 2014. Monitoring Dissolved Oxygen in New Jersey Coastal Waters Using Autonomous Gliders. U.S. Environmental Protection Agency: EPA/600/R-13/180.</w:t>
      </w:r>
    </w:p>
    <w:p w14:paraId="75DD57B2"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Lewis, E., and D.W.R. Wallace. 1998. Program Developed for CO</w:t>
      </w:r>
      <w:r w:rsidRPr="005C412B">
        <w:rPr>
          <w:rFonts w:ascii="Helvetica Neue" w:eastAsia="Helvetica Neue" w:hAnsi="Helvetica Neue" w:cs="Helvetica Neue"/>
          <w:sz w:val="24"/>
          <w:szCs w:val="24"/>
          <w:vertAlign w:val="subscript"/>
        </w:rPr>
        <w:t>2</w:t>
      </w:r>
      <w:r w:rsidRPr="005C412B">
        <w:rPr>
          <w:rFonts w:ascii="Helvetica Neue" w:eastAsia="Helvetica Neue" w:hAnsi="Helvetica Neue" w:cs="Helvetica Neue"/>
          <w:sz w:val="24"/>
          <w:szCs w:val="24"/>
        </w:rPr>
        <w:t xml:space="preserve"> System Calculations. ORNL/CDIAC-105,</w:t>
      </w:r>
      <w:hyperlink r:id="rId44">
        <w:r w:rsidRPr="005C412B">
          <w:rPr>
            <w:rFonts w:ascii="Helvetica Neue" w:eastAsia="Helvetica Neue" w:hAnsi="Helvetica Neue" w:cs="Helvetica Neue"/>
            <w:sz w:val="24"/>
            <w:szCs w:val="24"/>
          </w:rPr>
          <w:t xml:space="preserve"> </w:t>
        </w:r>
      </w:hyperlink>
      <w:hyperlink r:id="rId45">
        <w:r w:rsidRPr="005C412B">
          <w:rPr>
            <w:rFonts w:ascii="Helvetica Neue" w:eastAsia="Helvetica Neue" w:hAnsi="Helvetica Neue" w:cs="Helvetica Neue"/>
            <w:color w:val="1155CC"/>
            <w:sz w:val="24"/>
            <w:szCs w:val="24"/>
            <w:u w:val="single"/>
          </w:rPr>
          <w:t>https://www.ncei.noaa.gov/access/ocean-carbon-acidification-data-system/oceans/CO2SYS/co2rprt.html</w:t>
        </w:r>
      </w:hyperlink>
      <w:r w:rsidRPr="005C412B">
        <w:rPr>
          <w:rFonts w:ascii="Helvetica Neue" w:eastAsia="Helvetica Neue" w:hAnsi="Helvetica Neue" w:cs="Helvetica Neue"/>
          <w:sz w:val="24"/>
          <w:szCs w:val="24"/>
        </w:rPr>
        <w:t>.</w:t>
      </w:r>
    </w:p>
    <w:p w14:paraId="477A3D30"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Liu, X., M.C. Patsavas, and R.H. Byrne. 2011. Purification and characterization of meta-cresol purple for spectrophotometric seawater pH measurements. Environmental Science &amp; Technology 45(11): 4862-4868.</w:t>
      </w:r>
    </w:p>
    <w:p w14:paraId="378A43DD"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Malone, T.C., T.S. Hopkins, P.G. Falkowski, and T.E. Whitledge. 1983. Production and transport of phytoplankton biomass over the continental shelf of the New York Bight. Continental Shelf Research</w:t>
      </w:r>
      <w:r w:rsidRPr="005C412B">
        <w:rPr>
          <w:rFonts w:ascii="Helvetica Neue" w:eastAsia="Helvetica Neue" w:hAnsi="Helvetica Neue" w:cs="Helvetica Neue"/>
          <w:i/>
          <w:sz w:val="24"/>
          <w:szCs w:val="24"/>
        </w:rPr>
        <w:t xml:space="preserve"> </w:t>
      </w:r>
      <w:r w:rsidRPr="005C412B">
        <w:rPr>
          <w:rFonts w:ascii="Helvetica Neue" w:eastAsia="Helvetica Neue" w:hAnsi="Helvetica Neue" w:cs="Helvetica Neue"/>
          <w:sz w:val="24"/>
          <w:szCs w:val="24"/>
        </w:rPr>
        <w:t>1(4): 305-337.</w:t>
      </w:r>
    </w:p>
    <w:p w14:paraId="4E5A3E91"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Martz, T.R., K. McLaughlin, and S. Weisberg. 2015. Best Practices for autonomous measurement of seawater pH with the Honeywell Durafet pH sensor. California Current Acidification Network (C‐CAN),</w:t>
      </w:r>
      <w:hyperlink r:id="rId46">
        <w:r w:rsidRPr="005C412B">
          <w:rPr>
            <w:rFonts w:ascii="Helvetica Neue" w:eastAsia="Helvetica Neue" w:hAnsi="Helvetica Neue" w:cs="Helvetica Neue"/>
            <w:sz w:val="24"/>
            <w:szCs w:val="24"/>
          </w:rPr>
          <w:t xml:space="preserve"> </w:t>
        </w:r>
      </w:hyperlink>
      <w:hyperlink r:id="rId47">
        <w:r w:rsidRPr="005C412B">
          <w:rPr>
            <w:rFonts w:ascii="Helvetica Neue" w:eastAsia="Helvetica Neue" w:hAnsi="Helvetica Neue" w:cs="Helvetica Neue"/>
            <w:color w:val="1155CC"/>
            <w:sz w:val="24"/>
            <w:szCs w:val="24"/>
            <w:u w:val="single"/>
          </w:rPr>
          <w:t>https://www.c-can.info/reference/DurafetBestPractices.pdf</w:t>
        </w:r>
      </w:hyperlink>
      <w:r w:rsidRPr="005C412B">
        <w:rPr>
          <w:rFonts w:ascii="Helvetica Neue" w:eastAsia="Helvetica Neue" w:hAnsi="Helvetica Neue" w:cs="Helvetica Neue"/>
          <w:sz w:val="24"/>
          <w:szCs w:val="24"/>
        </w:rPr>
        <w:t>.</w:t>
      </w:r>
    </w:p>
    <w:p w14:paraId="771F0CE0"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Mehrbach, C., C.H. Culberson, J.E. Hawley, and R.M. Pytkowicz. 1973. Measurement of the apparent dissociation constants of carbonic acid in seawater at atmospheric pressure. Limnology and Oceanography 18(6): 897-907.</w:t>
      </w:r>
    </w:p>
    <w:p w14:paraId="7D3DE329"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Miles, T., S. Murphy, J. Kohut, S. Borsetti, and D. Munroe. 2021. Offshore wind energy and the Mid-Atlantic cold pool: A review of potential interactions. Marine Technology Society Journal 55(4): 72-87.</w:t>
      </w:r>
    </w:p>
    <w:p w14:paraId="4A408A6A"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Miles, T., G. Seroka, J. Kohut, O. Schofield, and S. Glenn. 2015. Glider Observations and Modeling of Sediment Transport in Hurricane Sandy. Journal of Geophysical Research: Oceans 120: 1771-1791.</w:t>
      </w:r>
    </w:p>
    <w:p w14:paraId="208DD32E"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New Jersey Department of Environmental Protection. 2020. New Jersey Scientific Report on Climate Change, Version 1.0. (Eds. Hill, R., M.M. Rutkowski, L.A. Lester, H. Genievich, and N.A. Procopio). Trenton, NJ. 184 pp.</w:t>
      </w:r>
    </w:p>
    <w:p w14:paraId="7BEB4A1F"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NMFS (National Marine Fisheries Service). 2017. Fisheries Economics of the United States, 2015. U.S. Dept. of Commerce, NOAA Tech. Memo. NMFS-F/SPO-170, 247p. Available at: https://www.st.nmfs.noaa.gov/economics/publications/feus/fisheries_economics_2015/index.</w:t>
      </w:r>
    </w:p>
    <w:p w14:paraId="0C87933B"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Oliver, M.J., M.W. Breece, D.A. Fox, D.E. Haulsee, J.T. Kohut, J. Manderson, and T. Savoy. 2013. Shrinking the Haystack: Using an AUV in an Integrated Ocean Observatory to Map Atlantic Sturgeon in the Coastal Ocean. Fisheries 38: 210-216.</w:t>
      </w:r>
    </w:p>
    <w:p w14:paraId="4827FD99"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Oliver, M.J., M.W. Breece, D.E. Haulsee, M.A. Cimino, J. Kohut, D. Aragon, and D.A. Fox. 2017. Factors Affecting Detection Efficiency of Mobile Telemetry Slocum Gliders. Animal Biotelemetry 5: 14.</w:t>
      </w:r>
    </w:p>
    <w:p w14:paraId="4138B524"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Perez, F.F., and F. Fraga. 1987. Association constant of fluoride and hydrogen ions in seawater. Marine Chemistry 21(2): 161-168.</w:t>
      </w:r>
    </w:p>
    <w:p w14:paraId="378A08C2"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Reiss, C.S., A.M. Cossio, J. Walsh, G.R. Cutter, and G.M. Watters. 2021. Glider-Based Estimates of Meso-Zooplankton Biomass Density: A Fisheries Case Study on Antarctic Krill (</w:t>
      </w:r>
      <w:r w:rsidRPr="005C412B">
        <w:rPr>
          <w:rFonts w:ascii="Helvetica Neue" w:eastAsia="Helvetica Neue" w:hAnsi="Helvetica Neue" w:cs="Helvetica Neue"/>
          <w:i/>
          <w:sz w:val="24"/>
          <w:szCs w:val="24"/>
        </w:rPr>
        <w:t>Euphausia superba</w:t>
      </w:r>
      <w:r w:rsidRPr="005C412B">
        <w:rPr>
          <w:rFonts w:ascii="Helvetica Neue" w:eastAsia="Helvetica Neue" w:hAnsi="Helvetica Neue" w:cs="Helvetica Neue"/>
          <w:sz w:val="24"/>
          <w:szCs w:val="24"/>
        </w:rPr>
        <w:t>) Around the Northern Antarctic Peninsula. Frontiers in Marine Science 8: 604043.</w:t>
      </w:r>
    </w:p>
    <w:p w14:paraId="578A9BE4" w14:textId="048647C8" w:rsidR="00F5338F" w:rsidRPr="005D4AB4" w:rsidRDefault="00F5338F">
      <w:pPr>
        <w:ind w:left="1440" w:hanging="720"/>
        <w:jc w:val="both"/>
        <w:rPr>
          <w:rFonts w:ascii="Helvetica Neue" w:hAnsi="Helvetica Neue"/>
          <w:color w:val="000000" w:themeColor="text1"/>
          <w:sz w:val="24"/>
          <w:szCs w:val="24"/>
        </w:rPr>
      </w:pPr>
      <w:r w:rsidRPr="005D4AB4">
        <w:rPr>
          <w:rFonts w:ascii="Helvetica Neue" w:hAnsi="Helvetica Neue"/>
          <w:color w:val="000000" w:themeColor="text1"/>
          <w:sz w:val="24"/>
          <w:szCs w:val="24"/>
        </w:rPr>
        <w:t xml:space="preserve">Rothermel, E.R., </w:t>
      </w:r>
      <w:r w:rsidR="005D4AB4">
        <w:rPr>
          <w:rFonts w:ascii="Helvetica Neue" w:hAnsi="Helvetica Neue"/>
          <w:color w:val="000000" w:themeColor="text1"/>
          <w:sz w:val="24"/>
          <w:szCs w:val="24"/>
        </w:rPr>
        <w:t xml:space="preserve">M.T. </w:t>
      </w:r>
      <w:r w:rsidRPr="005D4AB4">
        <w:rPr>
          <w:rFonts w:ascii="Helvetica Neue" w:hAnsi="Helvetica Neue"/>
          <w:color w:val="000000" w:themeColor="text1"/>
          <w:sz w:val="24"/>
          <w:szCs w:val="24"/>
        </w:rPr>
        <w:t xml:space="preserve">Balazik, </w:t>
      </w:r>
      <w:r w:rsidR="005D4AB4">
        <w:rPr>
          <w:rFonts w:ascii="Helvetica Neue" w:hAnsi="Helvetica Neue"/>
          <w:color w:val="000000" w:themeColor="text1"/>
          <w:sz w:val="24"/>
          <w:szCs w:val="24"/>
        </w:rPr>
        <w:t>J.E.</w:t>
      </w:r>
      <w:r w:rsidRPr="005D4AB4">
        <w:rPr>
          <w:rFonts w:ascii="Helvetica Neue" w:hAnsi="Helvetica Neue"/>
          <w:color w:val="000000" w:themeColor="text1"/>
          <w:sz w:val="24"/>
          <w:szCs w:val="24"/>
        </w:rPr>
        <w:t xml:space="preserve"> Best, </w:t>
      </w:r>
      <w:r w:rsidR="005D4AB4">
        <w:rPr>
          <w:rFonts w:ascii="Helvetica Neue" w:hAnsi="Helvetica Neue"/>
          <w:color w:val="000000" w:themeColor="text1"/>
          <w:sz w:val="24"/>
          <w:szCs w:val="24"/>
        </w:rPr>
        <w:t>M.W.</w:t>
      </w:r>
      <w:r w:rsidRPr="005D4AB4">
        <w:rPr>
          <w:rFonts w:ascii="Helvetica Neue" w:hAnsi="Helvetica Neue"/>
          <w:color w:val="000000" w:themeColor="text1"/>
          <w:sz w:val="24"/>
          <w:szCs w:val="24"/>
        </w:rPr>
        <w:t xml:space="preserve"> Breece, </w:t>
      </w:r>
      <w:r w:rsidR="005D4AB4">
        <w:rPr>
          <w:rFonts w:ascii="Helvetica Neue" w:hAnsi="Helvetica Neue"/>
          <w:color w:val="000000" w:themeColor="text1"/>
          <w:sz w:val="24"/>
          <w:szCs w:val="24"/>
        </w:rPr>
        <w:t>D.A.</w:t>
      </w:r>
      <w:r w:rsidRPr="005D4AB4">
        <w:rPr>
          <w:rFonts w:ascii="Helvetica Neue" w:hAnsi="Helvetica Neue"/>
          <w:color w:val="000000" w:themeColor="text1"/>
          <w:sz w:val="24"/>
          <w:szCs w:val="24"/>
        </w:rPr>
        <w:t xml:space="preserve"> Fox, </w:t>
      </w:r>
      <w:r w:rsidR="005D4AB4">
        <w:rPr>
          <w:rFonts w:ascii="Helvetica Neue" w:hAnsi="Helvetica Neue"/>
          <w:color w:val="000000" w:themeColor="text1"/>
          <w:sz w:val="24"/>
          <w:szCs w:val="24"/>
        </w:rPr>
        <w:t>B.I.</w:t>
      </w:r>
      <w:r w:rsidRPr="005D4AB4">
        <w:rPr>
          <w:rFonts w:ascii="Helvetica Neue" w:hAnsi="Helvetica Neue"/>
          <w:color w:val="000000" w:themeColor="text1"/>
          <w:sz w:val="24"/>
          <w:szCs w:val="24"/>
        </w:rPr>
        <w:t xml:space="preserve"> Gahagan, </w:t>
      </w:r>
      <w:r w:rsidR="005D4AB4">
        <w:rPr>
          <w:rFonts w:ascii="Helvetica Neue" w:hAnsi="Helvetica Neue"/>
          <w:color w:val="000000" w:themeColor="text1"/>
          <w:sz w:val="24"/>
          <w:szCs w:val="24"/>
        </w:rPr>
        <w:t>D.E.</w:t>
      </w:r>
      <w:r w:rsidRPr="005D4AB4">
        <w:rPr>
          <w:rFonts w:ascii="Helvetica Neue" w:hAnsi="Helvetica Neue"/>
          <w:color w:val="000000" w:themeColor="text1"/>
          <w:sz w:val="24"/>
          <w:szCs w:val="24"/>
        </w:rPr>
        <w:t xml:space="preserve"> Haulsee, </w:t>
      </w:r>
      <w:r w:rsidR="005D4AB4">
        <w:rPr>
          <w:rFonts w:ascii="Helvetica Neue" w:hAnsi="Helvetica Neue"/>
          <w:color w:val="000000" w:themeColor="text1"/>
          <w:sz w:val="24"/>
          <w:szCs w:val="24"/>
        </w:rPr>
        <w:t>A.L.</w:t>
      </w:r>
      <w:r w:rsidRPr="005D4AB4">
        <w:rPr>
          <w:rFonts w:ascii="Helvetica Neue" w:hAnsi="Helvetica Neue"/>
          <w:color w:val="000000" w:themeColor="text1"/>
          <w:sz w:val="24"/>
          <w:szCs w:val="24"/>
        </w:rPr>
        <w:t xml:space="preserve"> Higgs, </w:t>
      </w:r>
      <w:r w:rsidR="005D4AB4">
        <w:rPr>
          <w:rFonts w:ascii="Helvetica Neue" w:hAnsi="Helvetica Neue"/>
          <w:color w:val="000000" w:themeColor="text1"/>
          <w:sz w:val="24"/>
          <w:szCs w:val="24"/>
        </w:rPr>
        <w:t>M.H.P.</w:t>
      </w:r>
      <w:r w:rsidRPr="005D4AB4">
        <w:rPr>
          <w:rFonts w:ascii="Helvetica Neue" w:hAnsi="Helvetica Neue"/>
          <w:color w:val="000000" w:themeColor="text1"/>
          <w:sz w:val="24"/>
          <w:szCs w:val="24"/>
        </w:rPr>
        <w:t xml:space="preserve"> O’Brien, </w:t>
      </w:r>
      <w:r w:rsidR="005D4AB4">
        <w:rPr>
          <w:rFonts w:ascii="Helvetica Neue" w:hAnsi="Helvetica Neue"/>
          <w:color w:val="000000" w:themeColor="text1"/>
          <w:sz w:val="24"/>
          <w:szCs w:val="24"/>
        </w:rPr>
        <w:t>M.J.</w:t>
      </w:r>
      <w:r w:rsidRPr="005D4AB4">
        <w:rPr>
          <w:rFonts w:ascii="Helvetica Neue" w:hAnsi="Helvetica Neue"/>
          <w:color w:val="000000" w:themeColor="text1"/>
          <w:sz w:val="24"/>
          <w:szCs w:val="24"/>
        </w:rPr>
        <w:t xml:space="preserve"> Oliver, </w:t>
      </w:r>
      <w:r w:rsidR="005D4AB4">
        <w:rPr>
          <w:rFonts w:ascii="Helvetica Neue" w:hAnsi="Helvetica Neue"/>
          <w:color w:val="000000" w:themeColor="text1"/>
          <w:sz w:val="24"/>
          <w:szCs w:val="24"/>
        </w:rPr>
        <w:t>I.A.</w:t>
      </w:r>
      <w:r w:rsidRPr="005D4AB4">
        <w:rPr>
          <w:rFonts w:ascii="Helvetica Neue" w:hAnsi="Helvetica Neue"/>
          <w:color w:val="000000" w:themeColor="text1"/>
          <w:sz w:val="24"/>
          <w:szCs w:val="24"/>
        </w:rPr>
        <w:t xml:space="preserve"> Park, </w:t>
      </w:r>
      <w:r w:rsidR="005D4AB4">
        <w:rPr>
          <w:rFonts w:ascii="Helvetica Neue" w:hAnsi="Helvetica Neue"/>
          <w:color w:val="000000" w:themeColor="text1"/>
          <w:sz w:val="24"/>
          <w:szCs w:val="24"/>
        </w:rPr>
        <w:t xml:space="preserve">and D.H. </w:t>
      </w:r>
      <w:r w:rsidRPr="005D4AB4">
        <w:rPr>
          <w:rFonts w:ascii="Helvetica Neue" w:hAnsi="Helvetica Neue"/>
          <w:color w:val="000000" w:themeColor="text1"/>
          <w:sz w:val="24"/>
          <w:szCs w:val="24"/>
        </w:rPr>
        <w:t>Secor</w:t>
      </w:r>
      <w:r w:rsidR="005D4AB4">
        <w:rPr>
          <w:rFonts w:ascii="Helvetica Neue" w:hAnsi="Helvetica Neue"/>
          <w:color w:val="000000" w:themeColor="text1"/>
          <w:sz w:val="24"/>
          <w:szCs w:val="24"/>
        </w:rPr>
        <w:t xml:space="preserve">. </w:t>
      </w:r>
      <w:r w:rsidRPr="005D4AB4">
        <w:rPr>
          <w:rFonts w:ascii="Helvetica Neue" w:hAnsi="Helvetica Neue"/>
          <w:color w:val="000000" w:themeColor="text1"/>
          <w:sz w:val="24"/>
          <w:szCs w:val="24"/>
        </w:rPr>
        <w:t>2020. Comparative migration ecology of striped bass and Atlantic sturgeon in the US Southern mid-Atlantic bight flyway. PLoS ONE 15(6): e0234442</w:t>
      </w:r>
      <w:r w:rsidR="005D4AB4">
        <w:rPr>
          <w:rFonts w:ascii="Helvetica Neue" w:hAnsi="Helvetica Neue"/>
          <w:color w:val="000000" w:themeColor="text1"/>
          <w:sz w:val="24"/>
          <w:szCs w:val="24"/>
        </w:rPr>
        <w:t>.</w:t>
      </w:r>
    </w:p>
    <w:p w14:paraId="457EDCC8" w14:textId="45DD5820"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Ryan, T.E., R.A. Downie, R.J. Kloser, and G. Keith. 2015. Reducing bias due to noise and attenuation in open-ocean echo integration data. ICES Journal of Marine Science 72: 2482-2493.</w:t>
      </w:r>
    </w:p>
    <w:p w14:paraId="2EE8CA7C"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Saba, G.K., E. Wright-Fairbanks, B. Chen, W.-J. Cai, A.H. Barnard, C.P. Jones, C.W. Branham, K. Wang, and T. Miles. 2019. The development and validation of a profiling glider Deep ISFET pH sensor for high resolution coastal ocean acidification monitoring. </w:t>
      </w:r>
      <w:r w:rsidRPr="005C412B">
        <w:rPr>
          <w:rFonts w:ascii="Helvetica Neue" w:eastAsia="Helvetica Neue" w:hAnsi="Helvetica Neue" w:cs="Helvetica Neue"/>
          <w:sz w:val="24"/>
          <w:szCs w:val="24"/>
          <w:shd w:val="clear" w:color="auto" w:fill="F9F9F9"/>
        </w:rPr>
        <w:t xml:space="preserve">Frontiers in Marine Science </w:t>
      </w:r>
      <w:r w:rsidRPr="005C412B">
        <w:rPr>
          <w:rFonts w:ascii="Helvetica Neue" w:eastAsia="Helvetica Neue" w:hAnsi="Helvetica Neue" w:cs="Helvetica Neue"/>
          <w:sz w:val="24"/>
          <w:szCs w:val="24"/>
        </w:rPr>
        <w:t>6: 664.</w:t>
      </w:r>
    </w:p>
    <w:p w14:paraId="33ACCB1E"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Saba, V.S., S.M. Griffies, W.G. Anderson, M. Winton, M.A. Alexander, T.L. Delworth, J.A. Hare, </w:t>
      </w:r>
      <w:r w:rsidRPr="005C412B">
        <w:rPr>
          <w:rFonts w:ascii="Helvetica Neue" w:eastAsia="Helvetica Neue" w:hAnsi="Helvetica Neue" w:cs="Helvetica Neue"/>
          <w:i/>
          <w:sz w:val="24"/>
          <w:szCs w:val="24"/>
        </w:rPr>
        <w:t>et al.</w:t>
      </w:r>
      <w:r w:rsidRPr="005C412B">
        <w:rPr>
          <w:rFonts w:ascii="Helvetica Neue" w:eastAsia="Helvetica Neue" w:hAnsi="Helvetica Neue" w:cs="Helvetica Neue"/>
          <w:sz w:val="24"/>
          <w:szCs w:val="24"/>
        </w:rPr>
        <w:t xml:space="preserve"> 2016. Enhanced warming of the Northwest Atlantic Ocean under climate change. Journal of Geophysical Research: Oceans 120: 1-15.</w:t>
      </w:r>
    </w:p>
    <w:p w14:paraId="06F91019"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Sakinan, S., and A.C. Gücü. 2017. Spatial distribution of the Black Sea copepod, Calanus euxinus, estimated using multi-frequency acoustic backscatter. ICES Journal of Marine Science 74(3): 832-846.</w:t>
      </w:r>
    </w:p>
    <w:p w14:paraId="1BEB4C87"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Schofield, O., J. Kohut, D. Aragon, L. Creed, J. Graver, C. Haldeman, J. Kerfoot, H. Roarty, C. Jones, D. Webb, and S.M. Glenn. 2007. Slocum Gliders: Robust and ready. Journal of Field Robotics 24(6): 1-14.</w:t>
      </w:r>
    </w:p>
    <w:p w14:paraId="2CE3886C"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Sharp, J.D., D. Pierrot, M.P. Humphreys, J.-M. Epitalon, J.C. Orr, E. Lewis, and D.W.R. Wallace. 2020. CO2SYSv3 For MATLAB. Zenodo, doi:10.5281/ZENODO.3950563.</w:t>
      </w:r>
    </w:p>
    <w:p w14:paraId="2FF5659C"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Steves, B., and R.K. Cowen. 2000. Settlement, growth, and movement of silver hake </w:t>
      </w:r>
      <w:r w:rsidRPr="005C412B">
        <w:rPr>
          <w:rFonts w:ascii="Helvetica Neue" w:eastAsia="Helvetica Neue" w:hAnsi="Helvetica Neue" w:cs="Helvetica Neue"/>
          <w:i/>
          <w:sz w:val="24"/>
          <w:szCs w:val="24"/>
        </w:rPr>
        <w:t>Merluccius bilinearis</w:t>
      </w:r>
      <w:r w:rsidRPr="005C412B">
        <w:rPr>
          <w:rFonts w:ascii="Helvetica Neue" w:eastAsia="Helvetica Neue" w:hAnsi="Helvetica Neue" w:cs="Helvetica Neue"/>
          <w:sz w:val="24"/>
          <w:szCs w:val="24"/>
        </w:rPr>
        <w:t xml:space="preserve"> in nursery habitat on the New York Bight continental shelf. Marine Ecology Progress Series 196: 279-290.</w:t>
      </w:r>
    </w:p>
    <w:p w14:paraId="7447EB5C"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Sullivan, M.C., R.K. Cowen, K.W. Able, and M.P. Fahay. 2000. Spatial scaling of recruitment in four continental shelf fishes. Marine Ecology Progress Series 207: 141-154.</w:t>
      </w:r>
    </w:p>
    <w:p w14:paraId="061D1286"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Sullivan, M.C., R.K. Cowen, and B.P. Steves. 2005. Evidence for atmosphere–ocean forcing of yellowtail flounder (</w:t>
      </w:r>
      <w:r w:rsidRPr="005C412B">
        <w:rPr>
          <w:rFonts w:ascii="Helvetica Neue" w:eastAsia="Helvetica Neue" w:hAnsi="Helvetica Neue" w:cs="Helvetica Neue"/>
          <w:i/>
          <w:sz w:val="24"/>
          <w:szCs w:val="24"/>
        </w:rPr>
        <w:t>Limanda ferruginea</w:t>
      </w:r>
      <w:r w:rsidRPr="005C412B">
        <w:rPr>
          <w:rFonts w:ascii="Helvetica Neue" w:eastAsia="Helvetica Neue" w:hAnsi="Helvetica Neue" w:cs="Helvetica Neue"/>
          <w:sz w:val="24"/>
          <w:szCs w:val="24"/>
        </w:rPr>
        <w:t>) recruitment in the Middle Atlantic Bight. Fisheries Oceanography 14: 386-399.</w:t>
      </w:r>
    </w:p>
    <w:p w14:paraId="245C59F3"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Taylor, C. T., and C. Lembke. 2017. Echosounder for biological surveys using ocean gliders: extending fishery ecosystem assessments to remote places. Sea Technology</w:t>
      </w:r>
      <w:r w:rsidRPr="005C412B">
        <w:rPr>
          <w:rFonts w:ascii="Helvetica Neue" w:eastAsia="Helvetica Neue" w:hAnsi="Helvetica Neue" w:cs="Helvetica Neue"/>
          <w:i/>
          <w:sz w:val="24"/>
          <w:szCs w:val="24"/>
        </w:rPr>
        <w:t xml:space="preserve"> </w:t>
      </w:r>
      <w:r w:rsidRPr="005C412B">
        <w:rPr>
          <w:rFonts w:ascii="Helvetica Neue" w:eastAsia="Helvetica Neue" w:hAnsi="Helvetica Neue" w:cs="Helvetica Neue"/>
          <w:sz w:val="24"/>
          <w:szCs w:val="24"/>
        </w:rPr>
        <w:t>58: 35-38.</w:t>
      </w:r>
    </w:p>
    <w:p w14:paraId="05F38CC2"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Thompson, T., E. Wright-Fairbanks, A.H. Barnard, C.W. Branham, and G.K. Saba. 2021. Best Practices for Sea-Bird Scientific deep ISFET-based pH sensor integrated into a Slocum Webb Glider. OCEANS 2021: San Diego - Porto. San Diego, CA, 2021, pp. 1-8,</w:t>
      </w:r>
      <w:hyperlink r:id="rId48">
        <w:r w:rsidRPr="005C412B">
          <w:rPr>
            <w:rFonts w:ascii="Helvetica Neue" w:eastAsia="Helvetica Neue" w:hAnsi="Helvetica Neue" w:cs="Helvetica Neue"/>
            <w:sz w:val="24"/>
            <w:szCs w:val="24"/>
          </w:rPr>
          <w:t xml:space="preserve"> </w:t>
        </w:r>
      </w:hyperlink>
      <w:hyperlink r:id="rId49">
        <w:r w:rsidRPr="005C412B">
          <w:rPr>
            <w:rFonts w:ascii="Helvetica Neue" w:eastAsia="Helvetica Neue" w:hAnsi="Helvetica Neue" w:cs="Helvetica Neue"/>
            <w:color w:val="1155CC"/>
            <w:sz w:val="24"/>
            <w:szCs w:val="24"/>
            <w:u w:val="single"/>
          </w:rPr>
          <w:t>https://ieeexplore.ieee.org/document/9706067</w:t>
        </w:r>
      </w:hyperlink>
      <w:r w:rsidRPr="005C412B">
        <w:rPr>
          <w:rFonts w:ascii="Helvetica Neue" w:eastAsia="Helvetica Neue" w:hAnsi="Helvetica Neue" w:cs="Helvetica Neue"/>
          <w:sz w:val="24"/>
          <w:szCs w:val="24"/>
        </w:rPr>
        <w:t>.</w:t>
      </w:r>
    </w:p>
    <w:p w14:paraId="6B6B9AE8"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Uppstrom, L. 1974. The boron/chlorinity ratio of deep‐sea water from the Pacific Ocean. Deep‐Sea Research 21(2): 161-162.</w:t>
      </w:r>
    </w:p>
    <w:p w14:paraId="1A22AB79"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U.S. Integrated Ocean Observing System. 2019. Manual for Real-Time Quality Control of pH Data Version 1.0: A Guide to Quality Control and Quality Assurance of pH Data Observations. 56 p. doi:10.25923/111k-br08.</w:t>
      </w:r>
    </w:p>
    <w:p w14:paraId="3F18F7BB"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van Heuven, S., D. Pierrot, J.W.B. Rae, E. Lewis, and D.W.R. Wallace. 2011. MATLAB Program Developed for CO</w:t>
      </w:r>
      <w:r w:rsidRPr="005C412B">
        <w:rPr>
          <w:rFonts w:ascii="Helvetica Neue" w:eastAsia="Helvetica Neue" w:hAnsi="Helvetica Neue" w:cs="Helvetica Neue"/>
          <w:sz w:val="24"/>
          <w:szCs w:val="24"/>
          <w:vertAlign w:val="subscript"/>
        </w:rPr>
        <w:t>2</w:t>
      </w:r>
      <w:r w:rsidRPr="005C412B">
        <w:rPr>
          <w:rFonts w:ascii="Helvetica Neue" w:eastAsia="Helvetica Neue" w:hAnsi="Helvetica Neue" w:cs="Helvetica Neue"/>
          <w:sz w:val="24"/>
          <w:szCs w:val="24"/>
        </w:rPr>
        <w:t xml:space="preserve"> System Calculations. ORNL/CDIAC-105b,</w:t>
      </w:r>
      <w:hyperlink r:id="rId50">
        <w:r w:rsidRPr="005C412B">
          <w:rPr>
            <w:rFonts w:ascii="Helvetica Neue" w:eastAsia="Helvetica Neue" w:hAnsi="Helvetica Neue" w:cs="Helvetica Neue"/>
            <w:sz w:val="24"/>
            <w:szCs w:val="24"/>
          </w:rPr>
          <w:t xml:space="preserve"> </w:t>
        </w:r>
      </w:hyperlink>
      <w:hyperlink r:id="rId51">
        <w:r w:rsidRPr="005C412B">
          <w:rPr>
            <w:rFonts w:ascii="Helvetica Neue" w:eastAsia="Helvetica Neue" w:hAnsi="Helvetica Neue" w:cs="Helvetica Neue"/>
            <w:color w:val="1155CC"/>
            <w:sz w:val="24"/>
            <w:szCs w:val="24"/>
            <w:u w:val="single"/>
          </w:rPr>
          <w:t>https://cdiac.ess-dive.lbl.gov/ftp/co2sys/CO2SYS_calc_MATLAB_v1.1/</w:t>
        </w:r>
      </w:hyperlink>
      <w:r w:rsidRPr="005C412B">
        <w:rPr>
          <w:rFonts w:ascii="Helvetica Neue" w:eastAsia="Helvetica Neue" w:hAnsi="Helvetica Neue" w:cs="Helvetica Neue"/>
          <w:sz w:val="24"/>
          <w:szCs w:val="24"/>
        </w:rPr>
        <w:t>.</w:t>
      </w:r>
    </w:p>
    <w:p w14:paraId="3BE4924E" w14:textId="77777777"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Wang, Z.A., R. Wanninkhof, W.-J. Cai, R.H. Byrne, X. Hu, T.-H. Peng, and W.-J. Huang. 2013. The marine inorganic carbon system along the Gulf of Mexico and Atlantic coasts of the United States: Insights from a transregional coastal carbon study. Limnology and Oceanography 58(1): 325-342.</w:t>
      </w:r>
    </w:p>
    <w:p w14:paraId="172A3651" w14:textId="75960315" w:rsidR="00F5338F" w:rsidRPr="005D4AB4" w:rsidRDefault="00CD7109">
      <w:pPr>
        <w:ind w:left="1440" w:hanging="720"/>
        <w:jc w:val="both"/>
        <w:rPr>
          <w:rFonts w:ascii="Helvetica Neue" w:hAnsi="Helvetica Neue"/>
          <w:color w:val="000000" w:themeColor="text1"/>
          <w:sz w:val="24"/>
          <w:szCs w:val="24"/>
        </w:rPr>
      </w:pPr>
      <w:r w:rsidRPr="005D4AB4">
        <w:rPr>
          <w:rFonts w:ascii="Helvetica Neue" w:hAnsi="Helvetica Neue"/>
          <w:color w:val="000000" w:themeColor="text1"/>
          <w:sz w:val="24"/>
          <w:szCs w:val="24"/>
        </w:rPr>
        <w:t>Whoriskey, F.G. 2015. The ocean tracking network: a global partnership uses electronic tagging technologies to track the movements of aquatic animals, answer science questions, stimulate new technology development and assist with sustainable development of the ocean. In: OCEANS 2015 - MTS/IEEE Washington, Washington, DC, 2015, p. 1-5, doi:</w:t>
      </w:r>
      <w:hyperlink r:id="rId52" w:history="1">
        <w:r w:rsidRPr="005D4AB4">
          <w:rPr>
            <w:rStyle w:val="Hyperlink"/>
            <w:rFonts w:ascii="Helvetica Neue" w:hAnsi="Helvetica Neue"/>
            <w:color w:val="000000" w:themeColor="text1"/>
            <w:sz w:val="24"/>
            <w:szCs w:val="24"/>
          </w:rPr>
          <w:t>10.23919/OCEANS.2015.7404513</w:t>
        </w:r>
      </w:hyperlink>
      <w:r w:rsidRPr="005D4AB4">
        <w:rPr>
          <w:rFonts w:ascii="Helvetica Neue" w:hAnsi="Helvetica Neue"/>
          <w:color w:val="000000" w:themeColor="text1"/>
          <w:sz w:val="24"/>
          <w:szCs w:val="24"/>
        </w:rPr>
        <w:t>.</w:t>
      </w:r>
    </w:p>
    <w:p w14:paraId="4ACD9E37" w14:textId="23733E50" w:rsidR="00357AD9" w:rsidRPr="005C412B" w:rsidRDefault="00023EA3">
      <w:pPr>
        <w:ind w:left="144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Wright‐Fairbanks, E.K., T.N. Miles, W.-J. Cai, B. Chen, and G.K. Saba. 2020. Autonomous observation of seasonal carbonate chemistry dynamics in the Mid‐Atlantic Bight. Journal of Geophysical Research: Oceans</w:t>
      </w:r>
      <w:r w:rsidRPr="005C412B">
        <w:rPr>
          <w:rFonts w:ascii="Helvetica Neue" w:eastAsia="Helvetica Neue" w:hAnsi="Helvetica Neue" w:cs="Helvetica Neue"/>
          <w:i/>
          <w:sz w:val="24"/>
          <w:szCs w:val="24"/>
        </w:rPr>
        <w:t xml:space="preserve"> </w:t>
      </w:r>
      <w:r w:rsidRPr="005C412B">
        <w:rPr>
          <w:rFonts w:ascii="Helvetica Neue" w:eastAsia="Helvetica Neue" w:hAnsi="Helvetica Neue" w:cs="Helvetica Neue"/>
          <w:sz w:val="24"/>
          <w:szCs w:val="24"/>
        </w:rPr>
        <w:t>125(11), e2020JC016505.</w:t>
      </w:r>
    </w:p>
    <w:p w14:paraId="4D3B82B0" w14:textId="77777777" w:rsidR="00357AD9" w:rsidRPr="005C412B" w:rsidRDefault="00357AD9">
      <w:pPr>
        <w:jc w:val="both"/>
        <w:rPr>
          <w:rFonts w:ascii="Helvetica Neue" w:eastAsia="Helvetica Neue" w:hAnsi="Helvetica Neue" w:cs="Helvetica Neue"/>
          <w:sz w:val="24"/>
          <w:szCs w:val="24"/>
        </w:rPr>
      </w:pPr>
    </w:p>
    <w:p w14:paraId="7F118A8D" w14:textId="348BBBF5"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15.</w:t>
      </w:r>
      <w:r w:rsidRPr="005C412B">
        <w:rPr>
          <w:rFonts w:ascii="Helvetica Neue" w:eastAsia="Helvetica Neue" w:hAnsi="Helvetica Neue" w:cs="Helvetica Neue"/>
          <w:sz w:val="24"/>
          <w:szCs w:val="24"/>
        </w:rPr>
        <w:tab/>
      </w:r>
      <w:r w:rsidR="00AB1ACC">
        <w:rPr>
          <w:rFonts w:ascii="Helvetica Neue" w:eastAsia="Helvetica Neue" w:hAnsi="Helvetica Neue" w:cs="Helvetica Neue"/>
          <w:b/>
          <w:sz w:val="24"/>
          <w:szCs w:val="24"/>
        </w:rPr>
        <w:t>Schedule of Tasks</w:t>
      </w:r>
    </w:p>
    <w:p w14:paraId="5EFD43A6" w14:textId="77777777" w:rsidR="00357AD9" w:rsidRPr="005C412B" w:rsidRDefault="00357AD9">
      <w:pPr>
        <w:jc w:val="both"/>
        <w:rPr>
          <w:rFonts w:ascii="Helvetica Neue" w:eastAsia="Helvetica Neue" w:hAnsi="Helvetica Neue" w:cs="Helvetica Neue"/>
          <w:sz w:val="24"/>
          <w:szCs w:val="24"/>
        </w:rPr>
      </w:pPr>
    </w:p>
    <w:tbl>
      <w:tblPr>
        <w:tblStyle w:val="TableGrid"/>
        <w:tblW w:w="0" w:type="auto"/>
        <w:tblLook w:val="04A0" w:firstRow="1" w:lastRow="0" w:firstColumn="1" w:lastColumn="0" w:noHBand="0" w:noVBand="1"/>
      </w:tblPr>
      <w:tblGrid>
        <w:gridCol w:w="4675"/>
        <w:gridCol w:w="4675"/>
      </w:tblGrid>
      <w:tr w:rsidR="00AB1ACC" w14:paraId="044ADDAD" w14:textId="77777777" w:rsidTr="00AB1ACC">
        <w:tc>
          <w:tcPr>
            <w:tcW w:w="4675" w:type="dxa"/>
          </w:tcPr>
          <w:p w14:paraId="517575D2" w14:textId="7E47D156" w:rsidR="00AB1ACC" w:rsidRDefault="00AB1ACC">
            <w:pPr>
              <w:jc w:val="both"/>
              <w:rPr>
                <w:rFonts w:ascii="Helvetica Neue" w:eastAsia="Helvetica Neue" w:hAnsi="Helvetica Neue" w:cs="Helvetica Neue"/>
              </w:rPr>
            </w:pPr>
            <w:r>
              <w:rPr>
                <w:rFonts w:ascii="Helvetica Neue" w:eastAsia="Helvetica Neue" w:hAnsi="Helvetica Neue" w:cs="Helvetica Neue"/>
              </w:rPr>
              <w:t>Project Activity</w:t>
            </w:r>
          </w:p>
        </w:tc>
        <w:tc>
          <w:tcPr>
            <w:tcW w:w="4675" w:type="dxa"/>
          </w:tcPr>
          <w:p w14:paraId="2235C81E" w14:textId="644ED17E" w:rsidR="00AB1ACC" w:rsidRDefault="00AB1ACC">
            <w:pPr>
              <w:jc w:val="both"/>
              <w:rPr>
                <w:rFonts w:ascii="Helvetica Neue" w:eastAsia="Helvetica Neue" w:hAnsi="Helvetica Neue" w:cs="Helvetica Neue"/>
              </w:rPr>
            </w:pPr>
            <w:r>
              <w:rPr>
                <w:rFonts w:ascii="Helvetica Neue" w:eastAsia="Helvetica Neue" w:hAnsi="Helvetica Neue" w:cs="Helvetica Neue"/>
              </w:rPr>
              <w:t>Dates</w:t>
            </w:r>
          </w:p>
        </w:tc>
      </w:tr>
      <w:tr w:rsidR="00AB1ACC" w14:paraId="747C4865" w14:textId="77777777" w:rsidTr="00AB1ACC">
        <w:tc>
          <w:tcPr>
            <w:tcW w:w="4675" w:type="dxa"/>
          </w:tcPr>
          <w:p w14:paraId="4726E0DB" w14:textId="468EB79E" w:rsidR="00AB1ACC" w:rsidRDefault="00AB1ACC">
            <w:pPr>
              <w:jc w:val="both"/>
              <w:rPr>
                <w:rFonts w:ascii="Helvetica Neue" w:eastAsia="Helvetica Neue" w:hAnsi="Helvetica Neue" w:cs="Helvetica Neue"/>
              </w:rPr>
            </w:pPr>
            <w:r>
              <w:rPr>
                <w:rFonts w:ascii="Helvetica Neue" w:eastAsia="Helvetica Neue" w:hAnsi="Helvetica Neue" w:cs="Helvetica Neue"/>
              </w:rPr>
              <w:t>QAPP Development/Approval</w:t>
            </w:r>
          </w:p>
        </w:tc>
        <w:tc>
          <w:tcPr>
            <w:tcW w:w="4675" w:type="dxa"/>
          </w:tcPr>
          <w:p w14:paraId="398D1570" w14:textId="4C0B9803" w:rsidR="00AB1ACC" w:rsidRDefault="00AB1ACC">
            <w:pPr>
              <w:jc w:val="both"/>
              <w:rPr>
                <w:rFonts w:ascii="Helvetica Neue" w:eastAsia="Helvetica Neue" w:hAnsi="Helvetica Neue" w:cs="Helvetica Neue"/>
              </w:rPr>
            </w:pPr>
            <w:r>
              <w:rPr>
                <w:rFonts w:ascii="Helvetica Neue" w:eastAsia="Helvetica Neue" w:hAnsi="Helvetica Neue" w:cs="Helvetica Neue"/>
              </w:rPr>
              <w:t xml:space="preserve">November 2022 – </w:t>
            </w:r>
            <w:r w:rsidR="00EA1267">
              <w:rPr>
                <w:rFonts w:ascii="Helvetica Neue" w:eastAsia="Helvetica Neue" w:hAnsi="Helvetica Neue" w:cs="Helvetica Neue"/>
              </w:rPr>
              <w:t xml:space="preserve">March </w:t>
            </w:r>
            <w:r>
              <w:rPr>
                <w:rFonts w:ascii="Helvetica Neue" w:eastAsia="Helvetica Neue" w:hAnsi="Helvetica Neue" w:cs="Helvetica Neue"/>
              </w:rPr>
              <w:t>2023</w:t>
            </w:r>
          </w:p>
        </w:tc>
      </w:tr>
      <w:tr w:rsidR="00AB1ACC" w14:paraId="0404424B" w14:textId="77777777" w:rsidTr="00AB1ACC">
        <w:tc>
          <w:tcPr>
            <w:tcW w:w="4675" w:type="dxa"/>
          </w:tcPr>
          <w:p w14:paraId="5EF23B4F" w14:textId="632201D4" w:rsidR="00AB1ACC" w:rsidRDefault="00AB1ACC">
            <w:pPr>
              <w:jc w:val="both"/>
              <w:rPr>
                <w:rFonts w:ascii="Helvetica Neue" w:eastAsia="Helvetica Neue" w:hAnsi="Helvetica Neue" w:cs="Helvetica Neue"/>
              </w:rPr>
            </w:pPr>
            <w:r>
              <w:rPr>
                <w:rFonts w:ascii="Helvetica Neue" w:eastAsia="Helvetica Neue" w:hAnsi="Helvetica Neue" w:cs="Helvetica Neue"/>
              </w:rPr>
              <w:t>Glider Deployment (Quarterly)</w:t>
            </w:r>
          </w:p>
        </w:tc>
        <w:tc>
          <w:tcPr>
            <w:tcW w:w="4675" w:type="dxa"/>
          </w:tcPr>
          <w:p w14:paraId="0DDA1FD7" w14:textId="731E6B2D" w:rsidR="00AB1ACC" w:rsidRDefault="008F4044">
            <w:pPr>
              <w:jc w:val="both"/>
              <w:rPr>
                <w:rFonts w:ascii="Helvetica Neue" w:eastAsia="Helvetica Neue" w:hAnsi="Helvetica Neue" w:cs="Helvetica Neue"/>
              </w:rPr>
            </w:pPr>
            <w:r>
              <w:rPr>
                <w:rFonts w:ascii="Helvetica Neue" w:eastAsia="Helvetica Neue" w:hAnsi="Helvetica Neue" w:cs="Helvetica Neue"/>
              </w:rPr>
              <w:t>Spring 2023 – Winter 2025 (April 2023 – February 2025</w:t>
            </w:r>
          </w:p>
        </w:tc>
      </w:tr>
      <w:tr w:rsidR="00AB1ACC" w14:paraId="24559B68" w14:textId="77777777" w:rsidTr="000874D7">
        <w:trPr>
          <w:trHeight w:val="96"/>
        </w:trPr>
        <w:tc>
          <w:tcPr>
            <w:tcW w:w="4675" w:type="dxa"/>
          </w:tcPr>
          <w:p w14:paraId="19D2550F" w14:textId="50C86A0D" w:rsidR="00AB1ACC" w:rsidRDefault="00AB1ACC">
            <w:pPr>
              <w:jc w:val="both"/>
              <w:rPr>
                <w:rFonts w:ascii="Helvetica Neue" w:eastAsia="Helvetica Neue" w:hAnsi="Helvetica Neue" w:cs="Helvetica Neue"/>
              </w:rPr>
            </w:pPr>
            <w:r>
              <w:rPr>
                <w:rFonts w:ascii="Helvetica Neue" w:eastAsia="Helvetica Neue" w:hAnsi="Helvetica Neue" w:cs="Helvetica Neue"/>
              </w:rPr>
              <w:t>Final Report Submittal to NJDEP</w:t>
            </w:r>
          </w:p>
        </w:tc>
        <w:tc>
          <w:tcPr>
            <w:tcW w:w="4675" w:type="dxa"/>
          </w:tcPr>
          <w:p w14:paraId="3515E742" w14:textId="6630E972" w:rsidR="00AB1ACC" w:rsidRDefault="00C07866">
            <w:pPr>
              <w:jc w:val="both"/>
              <w:rPr>
                <w:rFonts w:ascii="Helvetica Neue" w:eastAsia="Helvetica Neue" w:hAnsi="Helvetica Neue" w:cs="Helvetica Neue"/>
              </w:rPr>
            </w:pPr>
            <w:r>
              <w:rPr>
                <w:rFonts w:ascii="Helvetica Neue" w:eastAsia="Helvetica Neue" w:hAnsi="Helvetica Neue" w:cs="Helvetica Neue"/>
              </w:rPr>
              <w:t>June 2025</w:t>
            </w:r>
          </w:p>
        </w:tc>
      </w:tr>
    </w:tbl>
    <w:p w14:paraId="35191E08" w14:textId="77777777" w:rsidR="00357AD9" w:rsidRPr="005C412B" w:rsidRDefault="00357AD9">
      <w:pPr>
        <w:ind w:firstLine="720"/>
        <w:jc w:val="both"/>
        <w:rPr>
          <w:rFonts w:ascii="Helvetica Neue" w:eastAsia="Helvetica Neue" w:hAnsi="Helvetica Neue" w:cs="Helvetica Neue"/>
          <w:sz w:val="24"/>
          <w:szCs w:val="24"/>
        </w:rPr>
      </w:pPr>
    </w:p>
    <w:p w14:paraId="1FA1F3DF" w14:textId="77777777" w:rsidR="00357AD9" w:rsidRPr="005C412B" w:rsidRDefault="00357AD9">
      <w:pPr>
        <w:jc w:val="both"/>
        <w:rPr>
          <w:rFonts w:ascii="Helvetica Neue" w:eastAsia="Helvetica Neue" w:hAnsi="Helvetica Neue" w:cs="Helvetica Neue"/>
          <w:sz w:val="24"/>
          <w:szCs w:val="24"/>
        </w:rPr>
      </w:pPr>
    </w:p>
    <w:p w14:paraId="2315791F" w14:textId="77777777" w:rsidR="00357AD9" w:rsidRPr="005C412B" w:rsidRDefault="00023EA3">
      <w:pPr>
        <w:ind w:left="720" w:hanging="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16.</w:t>
      </w:r>
      <w:r w:rsidRPr="005C412B">
        <w:rPr>
          <w:rFonts w:ascii="Helvetica Neue" w:eastAsia="Helvetica Neue" w:hAnsi="Helvetica Neue" w:cs="Helvetica Neue"/>
          <w:sz w:val="24"/>
          <w:szCs w:val="24"/>
        </w:rPr>
        <w:tab/>
      </w:r>
      <w:r w:rsidRPr="005C412B">
        <w:rPr>
          <w:rFonts w:ascii="Helvetica Neue" w:eastAsia="Helvetica Neue" w:hAnsi="Helvetica Neue" w:cs="Helvetica Neue"/>
          <w:b/>
          <w:sz w:val="24"/>
          <w:szCs w:val="24"/>
        </w:rPr>
        <w:t>Project Operations and Responsibility</w:t>
      </w:r>
    </w:p>
    <w:p w14:paraId="09D45C34" w14:textId="77777777" w:rsidR="00357AD9" w:rsidRPr="005C412B" w:rsidRDefault="00357AD9">
      <w:pPr>
        <w:jc w:val="both"/>
        <w:rPr>
          <w:rFonts w:ascii="Helvetica Neue" w:eastAsia="Helvetica Neue" w:hAnsi="Helvetica Neue" w:cs="Helvetica Neue"/>
          <w:sz w:val="24"/>
          <w:szCs w:val="24"/>
        </w:rPr>
      </w:pPr>
    </w:p>
    <w:p w14:paraId="32E1E460" w14:textId="2F63BC9F" w:rsidR="00357AD9" w:rsidRPr="005C412B" w:rsidRDefault="00396A40">
      <w:pPr>
        <w:ind w:left="720"/>
        <w:jc w:val="both"/>
        <w:rPr>
          <w:rFonts w:ascii="Helvetica Neue" w:eastAsia="Helvetica Neue" w:hAnsi="Helvetica Neue" w:cs="Helvetica Neue"/>
          <w:sz w:val="24"/>
          <w:szCs w:val="24"/>
        </w:rPr>
      </w:pPr>
      <w:r>
        <w:rPr>
          <w:rFonts w:ascii="Helvetica Neue" w:eastAsia="Helvetica Neue" w:hAnsi="Helvetica Neue" w:cs="Helvetica Neue"/>
          <w:sz w:val="24"/>
          <w:szCs w:val="24"/>
        </w:rPr>
        <w:t>A</w:t>
      </w:r>
      <w:r w:rsidRPr="005C412B">
        <w:rPr>
          <w:rFonts w:ascii="Helvetica Neue" w:eastAsia="Helvetica Neue" w:hAnsi="Helvetica Neue" w:cs="Helvetica Neue"/>
          <w:sz w:val="24"/>
          <w:szCs w:val="24"/>
        </w:rPr>
        <w:t xml:space="preserve"> list of key project personnel and their corresponding responsibilities</w:t>
      </w:r>
      <w:r>
        <w:rPr>
          <w:rFonts w:ascii="Helvetica Neue" w:eastAsia="Helvetica Neue" w:hAnsi="Helvetica Neue" w:cs="Helvetica Neue"/>
          <w:sz w:val="24"/>
          <w:szCs w:val="24"/>
        </w:rPr>
        <w:t xml:space="preserve"> is included below</w:t>
      </w:r>
      <w:r w:rsidRPr="005C412B">
        <w:rPr>
          <w:rFonts w:ascii="Helvetica Neue" w:eastAsia="Helvetica Neue" w:hAnsi="Helvetica Neue" w:cs="Helvetica Neue"/>
          <w:sz w:val="24"/>
          <w:szCs w:val="24"/>
        </w:rPr>
        <w:t>:</w:t>
      </w:r>
    </w:p>
    <w:p w14:paraId="1F02F42B" w14:textId="77777777" w:rsidR="00357AD9" w:rsidRPr="005C412B" w:rsidRDefault="00357AD9">
      <w:pPr>
        <w:jc w:val="both"/>
        <w:rPr>
          <w:rFonts w:ascii="Helvetica Neue" w:eastAsia="Helvetica Neue" w:hAnsi="Helvetica Neue" w:cs="Helvetica Neue"/>
          <w:sz w:val="24"/>
          <w:szCs w:val="24"/>
        </w:rPr>
      </w:pPr>
    </w:p>
    <w:p w14:paraId="4F5DDF6D" w14:textId="635D44C2"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Sampling operations: Grace Saba, Josh Kohut, Dave Aragon, Nicole Waite, Kaycee Coleman, Brian Buckingham</w:t>
      </w:r>
      <w:ins w:id="97" w:author="Nicole Waite" w:date="2024-12-02T09:49:00Z">
        <w:r w:rsidR="00CB5A94">
          <w:rPr>
            <w:rFonts w:ascii="Helvetica Neue" w:eastAsia="Helvetica Neue" w:hAnsi="Helvetica Neue" w:cs="Helvetica Neue"/>
            <w:sz w:val="24"/>
            <w:szCs w:val="24"/>
          </w:rPr>
          <w:t>, Jessica Leonard</w:t>
        </w:r>
      </w:ins>
      <w:r w:rsidRPr="005C412B">
        <w:rPr>
          <w:rFonts w:ascii="Helvetica Neue" w:eastAsia="Helvetica Neue" w:hAnsi="Helvetica Neue" w:cs="Helvetica Neue"/>
          <w:sz w:val="24"/>
          <w:szCs w:val="24"/>
        </w:rPr>
        <w:t xml:space="preserve"> </w:t>
      </w:r>
    </w:p>
    <w:p w14:paraId="5F512F37"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Sampling QC: Grace Saba, Josh Kohut, Delphine Mossman, John Kerfoot, Laura Nazzaro, Lori Garzio </w:t>
      </w:r>
    </w:p>
    <w:p w14:paraId="488D29EC"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Laboratory analysis: Grace Saba, Delphine Mossman, Nicole Waite</w:t>
      </w:r>
    </w:p>
    <w:p w14:paraId="6A8E0D83"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Laboratory QC: Grace Saba, Delphine Mossman, Nicole Waite </w:t>
      </w:r>
    </w:p>
    <w:p w14:paraId="66A93F11"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Data processing activities: Lori Garzio, John Kerfoot, Delphine Mossman, Laura Nazzaro</w:t>
      </w:r>
    </w:p>
    <w:p w14:paraId="05E55F46"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Data processing QC: Lori Garzio, John Kerfoot, Delphine Mossman, Laura Nazzaro </w:t>
      </w:r>
    </w:p>
    <w:p w14:paraId="4B84A9B7"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Data quality review: Grace Saba, Josh Kohut, Lori Garzio, John Kerfoot, Delphine Mossman, Laura Nazzaro</w:t>
      </w:r>
    </w:p>
    <w:p w14:paraId="3B6FAE8B"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 xml:space="preserve">Performance evaluation/auditing: Grace Saba and Josh Kohut </w:t>
      </w:r>
    </w:p>
    <w:p w14:paraId="4687D4E6"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Overall QA: Grace Saba and Josh Kohut</w:t>
      </w:r>
    </w:p>
    <w:p w14:paraId="63FF638E" w14:textId="77777777" w:rsidR="00357AD9" w:rsidRPr="005C412B" w:rsidRDefault="00023EA3">
      <w:pPr>
        <w:ind w:left="720"/>
        <w:jc w:val="both"/>
        <w:rPr>
          <w:rFonts w:ascii="Helvetica Neue" w:eastAsia="Helvetica Neue" w:hAnsi="Helvetica Neue" w:cs="Helvetica Neue"/>
          <w:sz w:val="24"/>
          <w:szCs w:val="24"/>
        </w:rPr>
      </w:pPr>
      <w:r w:rsidRPr="005C412B">
        <w:rPr>
          <w:rFonts w:ascii="Helvetica Neue" w:eastAsia="Helvetica Neue" w:hAnsi="Helvetica Neue" w:cs="Helvetica Neue"/>
          <w:sz w:val="24"/>
          <w:szCs w:val="24"/>
        </w:rPr>
        <w:t>Principal investigator: Grace Saba</w:t>
      </w:r>
    </w:p>
    <w:p w14:paraId="579B1CEB" w14:textId="77777777" w:rsidR="00357AD9" w:rsidRPr="005C412B" w:rsidRDefault="00357AD9">
      <w:pPr>
        <w:jc w:val="both"/>
        <w:rPr>
          <w:rFonts w:ascii="Helvetica Neue" w:eastAsia="Helvetica Neue" w:hAnsi="Helvetica Neue" w:cs="Helvetica Neue"/>
          <w:color w:val="0000FF"/>
          <w:sz w:val="24"/>
          <w:szCs w:val="24"/>
        </w:rPr>
      </w:pPr>
    </w:p>
    <w:p w14:paraId="74B15782" w14:textId="6158F5DF" w:rsidR="00357AD9" w:rsidRPr="00EA1267" w:rsidRDefault="00EC6FB0">
      <w:pPr>
        <w:jc w:val="both"/>
        <w:rPr>
          <w:rFonts w:ascii="Helvetica Neue" w:eastAsia="Helvetica Neue" w:hAnsi="Helvetica Neue" w:cs="Helvetica Neue"/>
          <w:b/>
          <w:bCs/>
          <w:sz w:val="24"/>
          <w:szCs w:val="24"/>
        </w:rPr>
      </w:pPr>
      <w:r w:rsidRPr="00EA1267">
        <w:rPr>
          <w:rFonts w:ascii="Helvetica Neue" w:eastAsia="Helvetica Neue" w:hAnsi="Helvetica Neue" w:cs="Helvetica Neue"/>
          <w:sz w:val="24"/>
          <w:szCs w:val="24"/>
        </w:rPr>
        <w:t>17.</w:t>
      </w:r>
      <w:r w:rsidRPr="00EA1267">
        <w:rPr>
          <w:rFonts w:ascii="Helvetica Neue" w:eastAsia="Helvetica Neue" w:hAnsi="Helvetica Neue" w:cs="Helvetica Neue"/>
          <w:sz w:val="24"/>
          <w:szCs w:val="24"/>
        </w:rPr>
        <w:tab/>
      </w:r>
      <w:r w:rsidRPr="00EA1267">
        <w:rPr>
          <w:rFonts w:ascii="Helvetica Neue" w:eastAsia="Helvetica Neue" w:hAnsi="Helvetica Neue" w:cs="Helvetica Neue"/>
          <w:b/>
          <w:bCs/>
          <w:sz w:val="24"/>
          <w:szCs w:val="24"/>
        </w:rPr>
        <w:t>Training</w:t>
      </w:r>
    </w:p>
    <w:p w14:paraId="2CDD659F" w14:textId="60CA3CCE" w:rsidR="00CD2FF5" w:rsidRPr="00EA1267" w:rsidRDefault="00CD2FF5">
      <w:pPr>
        <w:jc w:val="both"/>
        <w:rPr>
          <w:rFonts w:ascii="Helvetica Neue" w:eastAsia="Helvetica Neue" w:hAnsi="Helvetica Neue" w:cs="Helvetica Neue"/>
          <w:b/>
          <w:bCs/>
          <w:sz w:val="24"/>
          <w:szCs w:val="24"/>
        </w:rPr>
      </w:pPr>
    </w:p>
    <w:p w14:paraId="498B89C5" w14:textId="026971FB" w:rsidR="00CD2FF5" w:rsidRDefault="00C07866" w:rsidP="00C07866">
      <w:pPr>
        <w:ind w:left="720"/>
        <w:jc w:val="both"/>
        <w:rPr>
          <w:rFonts w:ascii="Helvetica Neue" w:eastAsia="Helvetica Neue" w:hAnsi="Helvetica Neue" w:cs="Helvetica Neue"/>
          <w:sz w:val="24"/>
          <w:szCs w:val="24"/>
        </w:rPr>
      </w:pPr>
      <w:r w:rsidRPr="00EA1267">
        <w:rPr>
          <w:rFonts w:ascii="Helvetica Neue" w:eastAsia="Helvetica Neue" w:hAnsi="Helvetica Neue" w:cs="Helvetica Neue"/>
          <w:sz w:val="24"/>
          <w:szCs w:val="24"/>
        </w:rPr>
        <w:t xml:space="preserve">PIs Saba and Kohut co-manage our hardware and software technical staff, who run the operations in our Center for Ocean </w:t>
      </w:r>
      <w:r w:rsidRPr="00196301">
        <w:rPr>
          <w:rFonts w:ascii="Helvetica" w:eastAsia="Helvetica Neue" w:hAnsi="Helvetica" w:cs="Helvetica Neue"/>
          <w:sz w:val="24"/>
          <w:szCs w:val="24"/>
        </w:rPr>
        <w:t>Observing Leadership (COOL). COOL</w:t>
      </w:r>
      <w:r w:rsidRPr="00196301">
        <w:rPr>
          <w:rFonts w:ascii="Helvetica" w:hAnsi="Helvetica"/>
          <w:sz w:val="24"/>
          <w:szCs w:val="24"/>
        </w:rPr>
        <w:t xml:space="preserve"> maintains the world’s most advanced coastal ocean observatory.  </w:t>
      </w:r>
      <w:r w:rsidRPr="00196301">
        <w:rPr>
          <w:rFonts w:ascii="Helvetica" w:eastAsia="Helvetica Neue" w:hAnsi="Helvetica" w:cs="Helvetica Neue"/>
          <w:sz w:val="24"/>
          <w:szCs w:val="24"/>
        </w:rPr>
        <w:t>Training</w:t>
      </w:r>
      <w:r w:rsidRPr="00EA1267">
        <w:rPr>
          <w:rFonts w:ascii="Helvetica Neue" w:eastAsia="Helvetica Neue" w:hAnsi="Helvetica Neue" w:cs="Helvetica Neue"/>
          <w:sz w:val="24"/>
          <w:szCs w:val="24"/>
        </w:rPr>
        <w:t xml:space="preserve"> for new employees is conducted by our advanced hardware and software technical staff. Only trained, qualified personnel will handle sensor calibrations and verifications, glider prep and deployment/recovery, and data processing, analysis, and quality control. These activities will be overseen by PIs Saba and Kohut.</w:t>
      </w:r>
    </w:p>
    <w:p w14:paraId="224666BB" w14:textId="56D10BFE" w:rsidR="00610265" w:rsidRDefault="00610265" w:rsidP="00C07866">
      <w:pPr>
        <w:ind w:left="720"/>
        <w:jc w:val="both"/>
        <w:rPr>
          <w:rFonts w:ascii="Helvetica Neue" w:eastAsia="Helvetica Neue" w:hAnsi="Helvetica Neue" w:cs="Helvetica Neue"/>
          <w:sz w:val="24"/>
          <w:szCs w:val="24"/>
        </w:rPr>
      </w:pPr>
    </w:p>
    <w:p w14:paraId="2CC5EB36" w14:textId="0258E961" w:rsidR="00610265" w:rsidRDefault="00610265" w:rsidP="00C07866">
      <w:pPr>
        <w:ind w:left="720"/>
        <w:jc w:val="both"/>
        <w:rPr>
          <w:rFonts w:ascii="Helvetica Neue" w:eastAsia="Helvetica Neue" w:hAnsi="Helvetica Neue" w:cs="Helvetica Neue"/>
          <w:sz w:val="24"/>
          <w:szCs w:val="24"/>
        </w:rPr>
      </w:pPr>
    </w:p>
    <w:p w14:paraId="27FDCDC9" w14:textId="399821E1" w:rsidR="00610265" w:rsidRDefault="00610265" w:rsidP="00C07866">
      <w:pPr>
        <w:ind w:left="720"/>
        <w:jc w:val="both"/>
        <w:rPr>
          <w:rFonts w:ascii="Helvetica Neue" w:eastAsia="Helvetica Neue" w:hAnsi="Helvetica Neue" w:cs="Helvetica Neue"/>
          <w:sz w:val="24"/>
          <w:szCs w:val="24"/>
        </w:rPr>
      </w:pPr>
    </w:p>
    <w:p w14:paraId="1C58995F" w14:textId="4902D766" w:rsidR="00610265" w:rsidRDefault="00610265" w:rsidP="00C07866">
      <w:pPr>
        <w:ind w:left="720"/>
        <w:jc w:val="both"/>
        <w:rPr>
          <w:rFonts w:ascii="Helvetica Neue" w:eastAsia="Helvetica Neue" w:hAnsi="Helvetica Neue" w:cs="Helvetica Neue"/>
          <w:sz w:val="24"/>
          <w:szCs w:val="24"/>
        </w:rPr>
      </w:pPr>
    </w:p>
    <w:p w14:paraId="0D0E526D" w14:textId="0004832F" w:rsidR="00610265" w:rsidRDefault="00610265" w:rsidP="00C07866">
      <w:pPr>
        <w:ind w:left="720"/>
        <w:jc w:val="both"/>
        <w:rPr>
          <w:rFonts w:ascii="Helvetica Neue" w:eastAsia="Helvetica Neue" w:hAnsi="Helvetica Neue" w:cs="Helvetica Neue"/>
          <w:sz w:val="24"/>
          <w:szCs w:val="24"/>
        </w:rPr>
      </w:pPr>
    </w:p>
    <w:p w14:paraId="482963A3" w14:textId="60C61EEC" w:rsidR="00610265" w:rsidRDefault="00610265" w:rsidP="00C07866">
      <w:pPr>
        <w:ind w:left="720"/>
        <w:jc w:val="both"/>
        <w:rPr>
          <w:rFonts w:ascii="Helvetica Neue" w:eastAsia="Helvetica Neue" w:hAnsi="Helvetica Neue" w:cs="Helvetica Neue"/>
          <w:sz w:val="24"/>
          <w:szCs w:val="24"/>
        </w:rPr>
      </w:pPr>
    </w:p>
    <w:p w14:paraId="2B9D24FE" w14:textId="0C28ACD8" w:rsidR="00610265" w:rsidRDefault="00610265" w:rsidP="00C07866">
      <w:pPr>
        <w:ind w:left="720"/>
        <w:jc w:val="both"/>
        <w:rPr>
          <w:rFonts w:ascii="Helvetica Neue" w:eastAsia="Helvetica Neue" w:hAnsi="Helvetica Neue" w:cs="Helvetica Neue"/>
          <w:sz w:val="24"/>
          <w:szCs w:val="24"/>
        </w:rPr>
      </w:pPr>
    </w:p>
    <w:p w14:paraId="0F7B9C1C" w14:textId="425920AD" w:rsidR="00610265" w:rsidRDefault="00610265" w:rsidP="00C07866">
      <w:pPr>
        <w:ind w:left="720"/>
        <w:jc w:val="both"/>
        <w:rPr>
          <w:rFonts w:ascii="Helvetica Neue" w:eastAsia="Helvetica Neue" w:hAnsi="Helvetica Neue" w:cs="Helvetica Neue"/>
          <w:sz w:val="24"/>
          <w:szCs w:val="24"/>
        </w:rPr>
      </w:pPr>
    </w:p>
    <w:p w14:paraId="70476FFA" w14:textId="1290CBEB" w:rsidR="00610265" w:rsidRDefault="00610265" w:rsidP="00C07866">
      <w:pPr>
        <w:ind w:left="720"/>
        <w:jc w:val="both"/>
        <w:rPr>
          <w:rFonts w:ascii="Helvetica Neue" w:eastAsia="Helvetica Neue" w:hAnsi="Helvetica Neue" w:cs="Helvetica Neue"/>
          <w:sz w:val="24"/>
          <w:szCs w:val="24"/>
        </w:rPr>
      </w:pPr>
    </w:p>
    <w:p w14:paraId="57EBAE7E" w14:textId="7CD95E40" w:rsidR="00610265" w:rsidRDefault="00610265" w:rsidP="00C07866">
      <w:pPr>
        <w:ind w:left="720"/>
        <w:jc w:val="both"/>
        <w:rPr>
          <w:rFonts w:ascii="Helvetica Neue" w:eastAsia="Helvetica Neue" w:hAnsi="Helvetica Neue" w:cs="Helvetica Neue"/>
          <w:sz w:val="24"/>
          <w:szCs w:val="24"/>
        </w:rPr>
      </w:pPr>
    </w:p>
    <w:p w14:paraId="3A01C34C" w14:textId="177739F8" w:rsidR="00610265" w:rsidRDefault="00610265" w:rsidP="00C07866">
      <w:pPr>
        <w:ind w:left="720"/>
        <w:jc w:val="both"/>
        <w:rPr>
          <w:rFonts w:ascii="Helvetica Neue" w:eastAsia="Helvetica Neue" w:hAnsi="Helvetica Neue" w:cs="Helvetica Neue"/>
          <w:sz w:val="24"/>
          <w:szCs w:val="24"/>
        </w:rPr>
      </w:pPr>
    </w:p>
    <w:p w14:paraId="53F7980A" w14:textId="5C909345" w:rsidR="00610265" w:rsidRDefault="00610265" w:rsidP="00C07866">
      <w:pPr>
        <w:ind w:left="720"/>
        <w:jc w:val="both"/>
        <w:rPr>
          <w:rFonts w:ascii="Helvetica Neue" w:eastAsia="Helvetica Neue" w:hAnsi="Helvetica Neue" w:cs="Helvetica Neue"/>
          <w:sz w:val="24"/>
          <w:szCs w:val="24"/>
        </w:rPr>
      </w:pPr>
    </w:p>
    <w:p w14:paraId="316E9D87" w14:textId="6485625C" w:rsidR="00610265" w:rsidRDefault="00610265" w:rsidP="00C07866">
      <w:pPr>
        <w:ind w:left="720"/>
        <w:jc w:val="both"/>
        <w:rPr>
          <w:rFonts w:ascii="Helvetica Neue" w:eastAsia="Helvetica Neue" w:hAnsi="Helvetica Neue" w:cs="Helvetica Neue"/>
          <w:sz w:val="24"/>
          <w:szCs w:val="24"/>
        </w:rPr>
      </w:pPr>
    </w:p>
    <w:p w14:paraId="6C1B4B58" w14:textId="1A7361DA" w:rsidR="00610265" w:rsidRDefault="00610265" w:rsidP="00C07866">
      <w:pPr>
        <w:ind w:left="720"/>
        <w:jc w:val="both"/>
        <w:rPr>
          <w:rFonts w:ascii="Helvetica Neue" w:eastAsia="Helvetica Neue" w:hAnsi="Helvetica Neue" w:cs="Helvetica Neue"/>
          <w:sz w:val="24"/>
          <w:szCs w:val="24"/>
        </w:rPr>
      </w:pPr>
    </w:p>
    <w:p w14:paraId="577DB6A5" w14:textId="2E719A9E" w:rsidR="00610265" w:rsidRDefault="00610265" w:rsidP="00C07866">
      <w:pPr>
        <w:ind w:left="720"/>
        <w:jc w:val="both"/>
        <w:rPr>
          <w:rFonts w:ascii="Helvetica Neue" w:eastAsia="Helvetica Neue" w:hAnsi="Helvetica Neue" w:cs="Helvetica Neue"/>
          <w:sz w:val="24"/>
          <w:szCs w:val="24"/>
        </w:rPr>
      </w:pPr>
    </w:p>
    <w:p w14:paraId="57456096" w14:textId="1B973562" w:rsidR="00610265" w:rsidRDefault="00610265" w:rsidP="00C07866">
      <w:pPr>
        <w:ind w:left="720"/>
        <w:jc w:val="both"/>
        <w:rPr>
          <w:rFonts w:ascii="Helvetica Neue" w:eastAsia="Helvetica Neue" w:hAnsi="Helvetica Neue" w:cs="Helvetica Neue"/>
          <w:sz w:val="24"/>
          <w:szCs w:val="24"/>
        </w:rPr>
      </w:pPr>
    </w:p>
    <w:p w14:paraId="12E7B0BE" w14:textId="3E9B256A" w:rsidR="00610265" w:rsidRDefault="00610265" w:rsidP="00C07866">
      <w:pPr>
        <w:ind w:left="720"/>
        <w:jc w:val="both"/>
        <w:rPr>
          <w:rFonts w:ascii="Helvetica Neue" w:eastAsia="Helvetica Neue" w:hAnsi="Helvetica Neue" w:cs="Helvetica Neue"/>
          <w:sz w:val="24"/>
          <w:szCs w:val="24"/>
        </w:rPr>
      </w:pPr>
    </w:p>
    <w:p w14:paraId="60F72541" w14:textId="46A60C36" w:rsidR="00610265" w:rsidRDefault="00610265" w:rsidP="00C07866">
      <w:pPr>
        <w:ind w:left="720"/>
        <w:jc w:val="both"/>
        <w:rPr>
          <w:rFonts w:ascii="Helvetica Neue" w:eastAsia="Helvetica Neue" w:hAnsi="Helvetica Neue" w:cs="Helvetica Neue"/>
          <w:sz w:val="24"/>
          <w:szCs w:val="24"/>
        </w:rPr>
      </w:pPr>
    </w:p>
    <w:p w14:paraId="6B2F4F2D" w14:textId="2A12CC5C" w:rsidR="00610265" w:rsidRDefault="00610265" w:rsidP="00C07866">
      <w:pPr>
        <w:ind w:left="720"/>
        <w:jc w:val="both"/>
        <w:rPr>
          <w:rFonts w:ascii="Helvetica Neue" w:eastAsia="Helvetica Neue" w:hAnsi="Helvetica Neue" w:cs="Helvetica Neue"/>
          <w:sz w:val="24"/>
          <w:szCs w:val="24"/>
        </w:rPr>
      </w:pPr>
    </w:p>
    <w:p w14:paraId="2E36A81C" w14:textId="25A9550D" w:rsidR="00610265" w:rsidRDefault="00610265" w:rsidP="00C07866">
      <w:pPr>
        <w:ind w:left="720"/>
        <w:jc w:val="both"/>
        <w:rPr>
          <w:rFonts w:ascii="Helvetica Neue" w:eastAsia="Helvetica Neue" w:hAnsi="Helvetica Neue" w:cs="Helvetica Neue"/>
          <w:sz w:val="24"/>
          <w:szCs w:val="24"/>
        </w:rPr>
      </w:pPr>
    </w:p>
    <w:p w14:paraId="6C309296" w14:textId="7C4EEF8C" w:rsidR="00610265" w:rsidRDefault="00610265" w:rsidP="00C07866">
      <w:pPr>
        <w:ind w:left="720"/>
        <w:jc w:val="both"/>
        <w:rPr>
          <w:rFonts w:ascii="Helvetica Neue" w:eastAsia="Helvetica Neue" w:hAnsi="Helvetica Neue" w:cs="Helvetica Neue"/>
          <w:sz w:val="24"/>
          <w:szCs w:val="24"/>
        </w:rPr>
      </w:pPr>
    </w:p>
    <w:p w14:paraId="7B48BE2C" w14:textId="0F4B5783" w:rsidR="00610265" w:rsidRDefault="00610265" w:rsidP="00C07866">
      <w:pPr>
        <w:ind w:left="720"/>
        <w:jc w:val="both"/>
        <w:rPr>
          <w:rFonts w:ascii="Helvetica Neue" w:eastAsia="Helvetica Neue" w:hAnsi="Helvetica Neue" w:cs="Helvetica Neue"/>
          <w:sz w:val="24"/>
          <w:szCs w:val="24"/>
        </w:rPr>
      </w:pPr>
    </w:p>
    <w:p w14:paraId="5868F4B6" w14:textId="4D4A6975" w:rsidR="00610265" w:rsidRDefault="00610265" w:rsidP="00C07866">
      <w:pPr>
        <w:ind w:left="720"/>
        <w:jc w:val="both"/>
        <w:rPr>
          <w:rFonts w:ascii="Helvetica Neue" w:eastAsia="Helvetica Neue" w:hAnsi="Helvetica Neue" w:cs="Helvetica Neue"/>
          <w:sz w:val="24"/>
          <w:szCs w:val="24"/>
        </w:rPr>
      </w:pPr>
    </w:p>
    <w:p w14:paraId="3ABC9BE0" w14:textId="1219099F" w:rsidR="00610265" w:rsidRDefault="00610265" w:rsidP="00C07866">
      <w:pPr>
        <w:ind w:left="720"/>
        <w:jc w:val="both"/>
        <w:rPr>
          <w:rFonts w:ascii="Helvetica Neue" w:eastAsia="Helvetica Neue" w:hAnsi="Helvetica Neue" w:cs="Helvetica Neue"/>
          <w:sz w:val="24"/>
          <w:szCs w:val="24"/>
        </w:rPr>
      </w:pPr>
    </w:p>
    <w:p w14:paraId="4089FCAA" w14:textId="196AC090" w:rsidR="00610265" w:rsidRDefault="00610265" w:rsidP="00196301">
      <w:pPr>
        <w:jc w:val="center"/>
        <w:rPr>
          <w:rFonts w:ascii="Helvetica Neue" w:eastAsia="Helvetica Neue" w:hAnsi="Helvetica Neue" w:cs="Helvetica Neue"/>
          <w:sz w:val="24"/>
          <w:szCs w:val="24"/>
        </w:rPr>
      </w:pPr>
      <w:r>
        <w:rPr>
          <w:rFonts w:ascii="Helvetica Neue" w:eastAsia="Helvetica Neue" w:hAnsi="Helvetica Neue" w:cs="Helvetica Neue"/>
          <w:sz w:val="24"/>
          <w:szCs w:val="24"/>
        </w:rPr>
        <w:t>Appendix A: Chain of custody</w:t>
      </w:r>
    </w:p>
    <w:p w14:paraId="2F6A0ADD" w14:textId="1C555EE8" w:rsidR="00610265" w:rsidRDefault="00610265" w:rsidP="00C07866">
      <w:pPr>
        <w:ind w:left="720"/>
        <w:jc w:val="both"/>
        <w:rPr>
          <w:rFonts w:ascii="Helvetica Neue" w:eastAsia="Helvetica Neue" w:hAnsi="Helvetica Neue" w:cs="Helvetica Neue"/>
          <w:sz w:val="24"/>
          <w:szCs w:val="24"/>
        </w:rPr>
      </w:pPr>
    </w:p>
    <w:p w14:paraId="1226A8C6" w14:textId="77777777" w:rsidR="00610265" w:rsidRPr="00EA1267" w:rsidRDefault="00610265" w:rsidP="00C07866">
      <w:pPr>
        <w:ind w:left="720"/>
        <w:jc w:val="both"/>
        <w:rPr>
          <w:rFonts w:ascii="Helvetica Neue" w:eastAsia="Helvetica Neue" w:hAnsi="Helvetica Neue" w:cs="Helvetica Neue"/>
          <w:sz w:val="24"/>
          <w:szCs w:val="24"/>
        </w:rPr>
      </w:pPr>
    </w:p>
    <w:sectPr w:rsidR="00610265" w:rsidRPr="00EA126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Nicole Waite" w:date="2024-12-02T09:33:00Z" w:initials="NW">
    <w:p w14:paraId="14401831" w14:textId="46007A0A" w:rsidR="001D7C5E" w:rsidRDefault="001D7C5E">
      <w:pPr>
        <w:pStyle w:val="CommentText"/>
      </w:pPr>
      <w:r>
        <w:rPr>
          <w:rStyle w:val="CommentReference"/>
        </w:rPr>
        <w:annotationRef/>
      </w:r>
      <w:r>
        <w:t>2 times in the next round?</w:t>
      </w:r>
      <w:r>
        <w:br/>
        <w:t>And, are we switching to a DMON and no pH glider?</w:t>
      </w:r>
    </w:p>
  </w:comment>
  <w:comment w:id="5" w:author="Nicole Waite" w:date="2024-12-02T09:34:00Z" w:initials="NW">
    <w:p w14:paraId="1B56B13E" w14:textId="7A80EEA5" w:rsidR="001D7C5E" w:rsidRDefault="001D7C5E">
      <w:pPr>
        <w:pStyle w:val="CommentText"/>
      </w:pPr>
      <w:r>
        <w:rPr>
          <w:rStyle w:val="CommentReference"/>
        </w:rPr>
        <w:annotationRef/>
      </w:r>
      <w:r>
        <w:t>We don’t go to Cape May by choice (only when storms push us south). Usually, we only go to Atlantic City, since OceanWind isn’t happening, and we never have enough battery to go to Cape May</w:t>
      </w:r>
    </w:p>
  </w:comment>
  <w:comment w:id="6" w:author="Lori Garzio" w:date="2024-12-02T12:50:00Z" w:initials="LG">
    <w:p w14:paraId="17C0F68A" w14:textId="1C0C1BDB" w:rsidR="00847F41" w:rsidRDefault="00847F41">
      <w:pPr>
        <w:pStyle w:val="CommentText"/>
      </w:pPr>
      <w:r>
        <w:rPr>
          <w:rStyle w:val="CommentReference"/>
        </w:rPr>
        <w:annotationRef/>
      </w:r>
      <w:r>
        <w:t>Remove specifics on which season it is since it could change?</w:t>
      </w:r>
    </w:p>
  </w:comment>
  <w:comment w:id="7" w:author="Lori Garzio" w:date="2024-12-02T12:47:00Z" w:initials="LG">
    <w:p w14:paraId="25F4E9AA" w14:textId="49BF6F7A" w:rsidR="00847F41" w:rsidRDefault="00847F41">
      <w:pPr>
        <w:pStyle w:val="CommentText"/>
      </w:pPr>
      <w:r>
        <w:rPr>
          <w:rStyle w:val="CommentReference"/>
        </w:rPr>
        <w:annotationRef/>
      </w:r>
      <w:r>
        <w:t>Might be worth caveating that the zoop or fish units might be deployed in different seasons if something interesting comes up?</w:t>
      </w:r>
    </w:p>
  </w:comment>
  <w:comment w:id="24" w:author="Laura Nazzaro" w:date="2024-12-02T23:20:00Z" w:initials="MOU">
    <w:p w14:paraId="1179F780" w14:textId="77777777" w:rsidR="00EA66DD" w:rsidRDefault="00EA66DD" w:rsidP="00EA66DD">
      <w:r>
        <w:rPr>
          <w:rStyle w:val="CommentReference"/>
        </w:rPr>
        <w:annotationRef/>
      </w:r>
      <w:r>
        <w:rPr>
          <w:color w:val="000000"/>
        </w:rPr>
        <w:t>I haven’t seen blue whales in the standard Robots4Whales processing.</w:t>
      </w:r>
    </w:p>
  </w:comment>
  <w:comment w:id="25" w:author="Laura Nazzaro" w:date="2024-12-02T23:22:00Z" w:initials="MOU">
    <w:p w14:paraId="34D6550C" w14:textId="77777777" w:rsidR="00EA66DD" w:rsidRDefault="00EA66DD" w:rsidP="00EA66DD">
      <w:r>
        <w:rPr>
          <w:rStyle w:val="CommentReference"/>
        </w:rPr>
        <w:annotationRef/>
      </w:r>
      <w:r>
        <w:rPr>
          <w:color w:val="000000"/>
        </w:rPr>
        <w:t>I believe this is Innovasea now?</w:t>
      </w:r>
    </w:p>
  </w:comment>
  <w:comment w:id="26" w:author="Nicole Waite" w:date="2024-12-02T09:36:00Z" w:initials="NW">
    <w:p w14:paraId="3F502847" w14:textId="1D1B0D2F" w:rsidR="001D7C5E" w:rsidRDefault="001D7C5E">
      <w:pPr>
        <w:pStyle w:val="CommentText"/>
      </w:pPr>
      <w:r>
        <w:rPr>
          <w:rStyle w:val="CommentReference"/>
        </w:rPr>
        <w:annotationRef/>
      </w:r>
      <w:r>
        <w:t>Should discuss if we try to switch to an RxLive or if we keep using a VMT.</w:t>
      </w:r>
    </w:p>
  </w:comment>
  <w:comment w:id="28" w:author="Lori Garzio" w:date="2024-12-02T12:44:00Z" w:initials="LG">
    <w:p w14:paraId="65090F31" w14:textId="699051F0" w:rsidR="00382BC0" w:rsidRDefault="00382BC0">
      <w:pPr>
        <w:pStyle w:val="CommentText"/>
      </w:pPr>
      <w:r>
        <w:rPr>
          <w:rStyle w:val="CommentReference"/>
        </w:rPr>
        <w:annotationRef/>
      </w:r>
      <w:r>
        <w:t>Change this one too? see Nicole’s comment below: : “as close as feasible to the glider, ideally within 100 meters”</w:t>
      </w:r>
    </w:p>
  </w:comment>
  <w:comment w:id="29" w:author="Nicole Waite" w:date="2024-12-02T09:37:00Z" w:initials="NW">
    <w:p w14:paraId="5D3ABEB3" w14:textId="11298263" w:rsidR="001D7C5E" w:rsidRDefault="001D7C5E">
      <w:pPr>
        <w:pStyle w:val="CommentText"/>
      </w:pPr>
      <w:r>
        <w:rPr>
          <w:rStyle w:val="CommentReference"/>
        </w:rPr>
        <w:annotationRef/>
      </w:r>
      <w:r>
        <w:t>Maybe want to change to: “as close as feasible to the glider, ideally within 100 meters”</w:t>
      </w:r>
      <w:r>
        <w:br/>
      </w:r>
      <w:r>
        <w:br/>
        <w:t>We don’t always get within 100m … depends on the boat, weather conditions, etc.</w:t>
      </w:r>
    </w:p>
  </w:comment>
  <w:comment w:id="30" w:author="Nicole Waite" w:date="2024-12-02T09:39:00Z" w:initials="NW">
    <w:p w14:paraId="007BD20E" w14:textId="76DDBF4E" w:rsidR="001D7C5E" w:rsidRDefault="001D7C5E">
      <w:pPr>
        <w:pStyle w:val="CommentText"/>
      </w:pPr>
      <w:r>
        <w:rPr>
          <w:rStyle w:val="CommentReference"/>
        </w:rPr>
        <w:annotationRef/>
      </w:r>
      <w:r>
        <w:t>The bottles from SBU are 500ml… not sure if it matters.</w:t>
      </w:r>
    </w:p>
  </w:comment>
  <w:comment w:id="31" w:author="Lori Garzio" w:date="2024-12-02T12:46:00Z" w:initials="LG">
    <w:p w14:paraId="337A9328" w14:textId="6D32446A" w:rsidR="00847F41" w:rsidRDefault="00847F41">
      <w:pPr>
        <w:pStyle w:val="CommentText"/>
      </w:pPr>
      <w:r>
        <w:rPr>
          <w:rStyle w:val="CommentReference"/>
        </w:rPr>
        <w:annotationRef/>
      </w:r>
      <w:r>
        <w:t>500ml ?</w:t>
      </w:r>
    </w:p>
  </w:comment>
  <w:comment w:id="32" w:author="Lori Garzio" w:date="2024-12-02T12:46:00Z" w:initials="LG">
    <w:p w14:paraId="076247EF" w14:textId="2FC7573F" w:rsidR="00847F41" w:rsidRDefault="00847F41">
      <w:pPr>
        <w:pStyle w:val="CommentText"/>
      </w:pPr>
      <w:r>
        <w:rPr>
          <w:rStyle w:val="CommentReference"/>
        </w:rPr>
        <w:annotationRef/>
      </w:r>
      <w:r>
        <w:t>Maybe don’t specify th</w:t>
      </w:r>
      <w:r w:rsidR="00F22066">
        <w:t>e seasons</w:t>
      </w:r>
      <w:r>
        <w:t xml:space="preserve"> since it might change?</w:t>
      </w:r>
    </w:p>
  </w:comment>
  <w:comment w:id="33" w:author="Delphine Mossman" w:date="2024-12-04T10:45:00Z" w:initials="DM">
    <w:p w14:paraId="63DFE86E" w14:textId="07AAFDEE" w:rsidR="00862610" w:rsidRDefault="00862610">
      <w:pPr>
        <w:pStyle w:val="CommentText"/>
      </w:pPr>
      <w:r>
        <w:rPr>
          <w:rStyle w:val="CommentReference"/>
        </w:rPr>
        <w:annotationRef/>
      </w:r>
      <w:r>
        <w:t>Do we want to mention the new net we just acquired? It has not been fitted with a flowmeter yet</w:t>
      </w:r>
    </w:p>
  </w:comment>
  <w:comment w:id="34" w:author="Nicole Waite" w:date="2024-12-02T09:39:00Z" w:initials="NW">
    <w:p w14:paraId="34011A48" w14:textId="7F9FC169" w:rsidR="001D7C5E" w:rsidRDefault="001D7C5E">
      <w:pPr>
        <w:pStyle w:val="CommentText"/>
      </w:pPr>
      <w:r>
        <w:rPr>
          <w:rStyle w:val="CommentReference"/>
        </w:rPr>
        <w:annotationRef/>
      </w:r>
      <w:r>
        <w:t>Update with new PI</w:t>
      </w:r>
    </w:p>
  </w:comment>
  <w:comment w:id="35" w:author="Nicole Waite" w:date="2024-12-02T09:41:00Z" w:initials="NW">
    <w:p w14:paraId="00C17E94" w14:textId="126C0EE1" w:rsidR="00CB5A94" w:rsidRDefault="00CB5A94">
      <w:pPr>
        <w:pStyle w:val="CommentText"/>
      </w:pPr>
      <w:r>
        <w:rPr>
          <w:rStyle w:val="CommentReference"/>
        </w:rPr>
        <w:annotationRef/>
      </w:r>
      <w:r>
        <w:t>Maybe want to update with the actual routes we’ve done</w:t>
      </w:r>
    </w:p>
  </w:comment>
  <w:comment w:id="36" w:author="Nicole Waite" w:date="2024-12-02T09:40:00Z" w:initials="NW">
    <w:p w14:paraId="258C33BE" w14:textId="63B3B8B2" w:rsidR="00CB5A94" w:rsidRDefault="00CB5A94">
      <w:pPr>
        <w:pStyle w:val="CommentText"/>
      </w:pPr>
      <w:r>
        <w:rPr>
          <w:rStyle w:val="CommentReference"/>
        </w:rPr>
        <w:annotationRef/>
      </w:r>
      <w:r>
        <w:t>Same as comment above, really only to Atlantic City</w:t>
      </w:r>
    </w:p>
  </w:comment>
  <w:comment w:id="37" w:author="Nicole Waite" w:date="2024-12-02T09:41:00Z" w:initials="NW">
    <w:p w14:paraId="5683900C" w14:textId="37681FC4" w:rsidR="00CB5A94" w:rsidRDefault="00CB5A94">
      <w:pPr>
        <w:pStyle w:val="CommentText"/>
      </w:pPr>
      <w:r>
        <w:rPr>
          <w:rStyle w:val="CommentReference"/>
        </w:rPr>
        <w:annotationRef/>
      </w:r>
      <w:r>
        <w:t>2 deployments?</w:t>
      </w:r>
    </w:p>
  </w:comment>
  <w:comment w:id="38" w:author="Nicole Waite" w:date="2024-12-02T09:41:00Z" w:initials="NW">
    <w:p w14:paraId="309785DC" w14:textId="472A3C3C" w:rsidR="00CB5A94" w:rsidRDefault="00CB5A94">
      <w:pPr>
        <w:pStyle w:val="CommentText"/>
      </w:pPr>
      <w:r>
        <w:rPr>
          <w:rStyle w:val="CommentReference"/>
        </w:rPr>
        <w:annotationRef/>
      </w:r>
      <w:r>
        <w:t>update</w:t>
      </w:r>
    </w:p>
  </w:comment>
  <w:comment w:id="43" w:author="Lori Garzio" w:date="2024-12-02T13:55:00Z" w:initials="LG">
    <w:p w14:paraId="26044C53" w14:textId="43B54B73" w:rsidR="00BD6BA7" w:rsidRDefault="00BD6BA7">
      <w:pPr>
        <w:pStyle w:val="CommentText"/>
      </w:pPr>
      <w:r>
        <w:rPr>
          <w:rStyle w:val="CommentReference"/>
        </w:rPr>
        <w:annotationRef/>
      </w:r>
      <w:r>
        <w:t>Instead of season say “deployments with the zooplankton-configured AZFP” ?</w:t>
      </w:r>
    </w:p>
  </w:comment>
  <w:comment w:id="49" w:author="Nicole Waite" w:date="2024-12-02T09:45:00Z" w:initials="NW">
    <w:p w14:paraId="253B75B2" w14:textId="3B14517F" w:rsidR="00CB5A94" w:rsidRDefault="00CB5A94">
      <w:pPr>
        <w:pStyle w:val="CommentText"/>
      </w:pPr>
      <w:r>
        <w:rPr>
          <w:rStyle w:val="CommentReference"/>
        </w:rPr>
        <w:annotationRef/>
      </w:r>
      <w:r>
        <w:t>sometimes we use the RBR Concerto instead, so perhaps don’t specify SBE-19, or say SBE-19 or RBR-Concerto3.</w:t>
      </w:r>
    </w:p>
  </w:comment>
  <w:comment w:id="73" w:author="Lori Garzio" w:date="2024-12-02T14:23:00Z" w:initials="LG">
    <w:p w14:paraId="227D13AE" w14:textId="59F50D32" w:rsidR="00E614D4" w:rsidRDefault="00E614D4">
      <w:pPr>
        <w:pStyle w:val="CommentText"/>
      </w:pPr>
      <w:r>
        <w:rPr>
          <w:rStyle w:val="CommentReference"/>
        </w:rPr>
        <w:annotationRef/>
      </w:r>
      <w:r>
        <w:t>Need to discuss</w:t>
      </w:r>
    </w:p>
  </w:comment>
  <w:comment w:id="77" w:author="Lori Garzio" w:date="2024-12-02T14:27:00Z" w:initials="LG">
    <w:p w14:paraId="64321F50" w14:textId="1D75F786" w:rsidR="00126766" w:rsidRDefault="00126766">
      <w:pPr>
        <w:pStyle w:val="CommentText"/>
      </w:pPr>
      <w:r>
        <w:rPr>
          <w:rStyle w:val="CommentReference"/>
        </w:rPr>
        <w:annotationRef/>
      </w:r>
      <w:r>
        <w:t>Need to discuss</w:t>
      </w:r>
    </w:p>
  </w:comment>
  <w:comment w:id="82" w:author="Nicole Waite" w:date="2024-12-02T09:47:00Z" w:initials="NW">
    <w:p w14:paraId="15874649" w14:textId="1A4B353A" w:rsidR="00CB5A94" w:rsidRDefault="00CB5A94">
      <w:pPr>
        <w:pStyle w:val="CommentText"/>
      </w:pPr>
      <w:r>
        <w:rPr>
          <w:rStyle w:val="CommentReference"/>
        </w:rPr>
        <w:annotationRef/>
      </w:r>
      <w:r>
        <w:t>Chain of custody form is electronic, filled in at the completion of sampling at RU. We do have paper sample logs on the boat.</w:t>
      </w:r>
    </w:p>
  </w:comment>
  <w:comment w:id="83" w:author="Lori Garzio" w:date="2024-12-02T14:32:00Z" w:initials="LG">
    <w:p w14:paraId="24C5FF32" w14:textId="598ED033" w:rsidR="00D67D92" w:rsidRDefault="00D67D92">
      <w:pPr>
        <w:pStyle w:val="CommentText"/>
      </w:pPr>
      <w:r>
        <w:rPr>
          <w:rStyle w:val="CommentReference"/>
        </w:rPr>
        <w:annotationRef/>
      </w:r>
      <w:r>
        <w:t>Are these the correct names? Saba?</w:t>
      </w:r>
    </w:p>
  </w:comment>
  <w:comment w:id="89" w:author="Laura Nazzaro" w:date="2024-12-03T00:05:00Z" w:initials="MOU">
    <w:p w14:paraId="7C6DB801" w14:textId="77777777" w:rsidR="00EA66DD" w:rsidRDefault="00EA66DD" w:rsidP="00EA66DD">
      <w:r>
        <w:rPr>
          <w:rStyle w:val="CommentReference"/>
        </w:rPr>
        <w:annotationRef/>
      </w:r>
      <w:r>
        <w:t>I think we ended up deciding it didn’t make sense to share the raw data to ERDDAP? We have been working on getting the processed data set up and formatted to go to ERDDAP, but raw data to ERDDAP hasn’t been on my radar. I don’t remember NCEI being part of the discussion but we can look into that piece.</w:t>
      </w:r>
    </w:p>
  </w:comment>
  <w:comment w:id="90" w:author="Nicole Waite" w:date="2024-12-02T09:48:00Z" w:initials="NW">
    <w:p w14:paraId="5245A060" w14:textId="4FA4BD58" w:rsidR="00CB5A94" w:rsidRDefault="00CB5A94">
      <w:pPr>
        <w:pStyle w:val="CommentText"/>
      </w:pPr>
      <w:r>
        <w:rPr>
          <w:rStyle w:val="CommentReference"/>
        </w:rPr>
        <w:annotationRef/>
      </w:r>
      <w:r>
        <w:t>I don’t think this is happening yet – might not be worked out yet.</w:t>
      </w:r>
    </w:p>
  </w:comment>
  <w:comment w:id="91" w:author="Lori Garzio" w:date="2024-12-02T14:42:00Z" w:initials="LG">
    <w:p w14:paraId="00A29403" w14:textId="25759E8A" w:rsidR="008516B6" w:rsidRDefault="008516B6">
      <w:pPr>
        <w:pStyle w:val="CommentText"/>
      </w:pPr>
      <w:r>
        <w:rPr>
          <w:rStyle w:val="CommentReference"/>
        </w:rPr>
        <w:annotationRef/>
      </w:r>
      <w:r>
        <w:t>Correct, this is not happening yet</w:t>
      </w:r>
    </w:p>
  </w:comment>
  <w:comment w:id="92" w:author="Laura Nazzaro" w:date="2024-12-03T00:09:00Z" w:initials="MOU">
    <w:p w14:paraId="335D61C6" w14:textId="77777777" w:rsidR="00EA66DD" w:rsidRDefault="00EA66DD" w:rsidP="00EA66DD">
      <w:r>
        <w:rPr>
          <w:rStyle w:val="CommentReference"/>
        </w:rPr>
        <w:annotationRef/>
      </w:r>
      <w:r>
        <w:rPr>
          <w:color w:val="000000"/>
        </w:rPr>
        <w:t>We’ve been working with Mark and are making progress. NEFSC archive may only take processed data, not raw audio, waiting on an email confirmation back.</w:t>
      </w:r>
    </w:p>
  </w:comment>
  <w:comment w:id="95" w:author="Lori Garzio" w:date="2024-12-02T14:57:00Z" w:initials="LG">
    <w:p w14:paraId="521979DD" w14:textId="3701E77A" w:rsidR="006D39CC" w:rsidRDefault="006D39CC">
      <w:pPr>
        <w:pStyle w:val="CommentText"/>
      </w:pPr>
      <w:r>
        <w:rPr>
          <w:rStyle w:val="CommentReference"/>
        </w:rPr>
        <w:annotationRef/>
      </w:r>
      <w:r>
        <w:t>Maybe not separate tables?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4401831" w15:done="0"/>
  <w15:commentEx w15:paraId="1B56B13E" w15:done="0"/>
  <w15:commentEx w15:paraId="17C0F68A" w15:done="0"/>
  <w15:commentEx w15:paraId="25F4E9AA" w15:done="0"/>
  <w15:commentEx w15:paraId="1179F780" w15:done="0"/>
  <w15:commentEx w15:paraId="34D6550C" w15:done="0"/>
  <w15:commentEx w15:paraId="3F502847" w15:done="0"/>
  <w15:commentEx w15:paraId="65090F31" w15:done="0"/>
  <w15:commentEx w15:paraId="5D3ABEB3" w15:done="0"/>
  <w15:commentEx w15:paraId="007BD20E" w15:done="0"/>
  <w15:commentEx w15:paraId="337A9328" w15:done="0"/>
  <w15:commentEx w15:paraId="076247EF" w15:done="0"/>
  <w15:commentEx w15:paraId="63DFE86E" w15:done="0"/>
  <w15:commentEx w15:paraId="34011A48" w15:done="0"/>
  <w15:commentEx w15:paraId="00C17E94" w15:done="0"/>
  <w15:commentEx w15:paraId="258C33BE" w15:done="0"/>
  <w15:commentEx w15:paraId="5683900C" w15:done="0"/>
  <w15:commentEx w15:paraId="309785DC" w15:done="0"/>
  <w15:commentEx w15:paraId="26044C53" w15:done="0"/>
  <w15:commentEx w15:paraId="253B75B2" w15:done="0"/>
  <w15:commentEx w15:paraId="227D13AE" w15:done="0"/>
  <w15:commentEx w15:paraId="64321F50" w15:done="0"/>
  <w15:commentEx w15:paraId="15874649" w15:done="0"/>
  <w15:commentEx w15:paraId="24C5FF32" w15:done="0"/>
  <w15:commentEx w15:paraId="7C6DB801" w15:done="0"/>
  <w15:commentEx w15:paraId="5245A060" w15:done="0"/>
  <w15:commentEx w15:paraId="00A29403" w15:paraIdParent="5245A060" w15:done="0"/>
  <w15:commentEx w15:paraId="335D61C6" w15:paraIdParent="5245A060" w15:done="0"/>
  <w15:commentEx w15:paraId="521979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FEEBB73" w16cex:dateUtc="2024-12-02T17:50:00Z"/>
  <w16cex:commentExtensible w16cex:durableId="52999ADC" w16cex:dateUtc="2024-12-02T17:47:00Z"/>
  <w16cex:commentExtensible w16cex:durableId="57EEC78C" w16cex:dateUtc="2024-12-03T04:20:00Z"/>
  <w16cex:commentExtensible w16cex:durableId="14EE2E5C" w16cex:dateUtc="2024-12-03T04:22:00Z"/>
  <w16cex:commentExtensible w16cex:durableId="6747ADC5" w16cex:dateUtc="2024-12-02T17:44:00Z"/>
  <w16cex:commentExtensible w16cex:durableId="2C2AD128" w16cex:dateUtc="2024-12-02T17:46:00Z"/>
  <w16cex:commentExtensible w16cex:durableId="26D31556" w16cex:dateUtc="2024-12-02T17:46:00Z"/>
  <w16cex:commentExtensible w16cex:durableId="5222DBC5" w16cex:dateUtc="2024-12-02T18:55:00Z"/>
  <w16cex:commentExtensible w16cex:durableId="73FFE2FD" w16cex:dateUtc="2024-12-02T19:23:00Z"/>
  <w16cex:commentExtensible w16cex:durableId="2D8864D1" w16cex:dateUtc="2024-12-02T19:27:00Z"/>
  <w16cex:commentExtensible w16cex:durableId="0272CE3D" w16cex:dateUtc="2024-12-02T19:32:00Z"/>
  <w16cex:commentExtensible w16cex:durableId="28460A85" w16cex:dateUtc="2024-12-03T05:05:00Z"/>
  <w16cex:commentExtensible w16cex:durableId="710B1AF3" w16cex:dateUtc="2024-12-02T19:42:00Z"/>
  <w16cex:commentExtensible w16cex:durableId="6595DC11" w16cex:dateUtc="2024-12-03T05:09:00Z"/>
  <w16cex:commentExtensible w16cex:durableId="4E7E4B06" w16cex:dateUtc="2024-12-02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4401831" w16cid:durableId="7410C171"/>
  <w16cid:commentId w16cid:paraId="1B56B13E" w16cid:durableId="01A90492"/>
  <w16cid:commentId w16cid:paraId="17C0F68A" w16cid:durableId="5FEEBB73"/>
  <w16cid:commentId w16cid:paraId="25F4E9AA" w16cid:durableId="52999ADC"/>
  <w16cid:commentId w16cid:paraId="1179F780" w16cid:durableId="57EEC78C"/>
  <w16cid:commentId w16cid:paraId="34D6550C" w16cid:durableId="14EE2E5C"/>
  <w16cid:commentId w16cid:paraId="3F502847" w16cid:durableId="76AA5AC8"/>
  <w16cid:commentId w16cid:paraId="65090F31" w16cid:durableId="6747ADC5"/>
  <w16cid:commentId w16cid:paraId="5D3ABEB3" w16cid:durableId="3A91C5D5"/>
  <w16cid:commentId w16cid:paraId="007BD20E" w16cid:durableId="05B1EC19"/>
  <w16cid:commentId w16cid:paraId="337A9328" w16cid:durableId="2C2AD128"/>
  <w16cid:commentId w16cid:paraId="076247EF" w16cid:durableId="26D31556"/>
  <w16cid:commentId w16cid:paraId="34011A48" w16cid:durableId="6F66255B"/>
  <w16cid:commentId w16cid:paraId="00C17E94" w16cid:durableId="0DCA7AD9"/>
  <w16cid:commentId w16cid:paraId="258C33BE" w16cid:durableId="4FCA491C"/>
  <w16cid:commentId w16cid:paraId="5683900C" w16cid:durableId="00842005"/>
  <w16cid:commentId w16cid:paraId="309785DC" w16cid:durableId="5B9A34CF"/>
  <w16cid:commentId w16cid:paraId="26044C53" w16cid:durableId="5222DBC5"/>
  <w16cid:commentId w16cid:paraId="253B75B2" w16cid:durableId="5B98ABE9"/>
  <w16cid:commentId w16cid:paraId="227D13AE" w16cid:durableId="73FFE2FD"/>
  <w16cid:commentId w16cid:paraId="64321F50" w16cid:durableId="2D8864D1"/>
  <w16cid:commentId w16cid:paraId="15874649" w16cid:durableId="1D9D1C1C"/>
  <w16cid:commentId w16cid:paraId="24C5FF32" w16cid:durableId="0272CE3D"/>
  <w16cid:commentId w16cid:paraId="7C6DB801" w16cid:durableId="28460A85"/>
  <w16cid:commentId w16cid:paraId="5245A060" w16cid:durableId="21F527B9"/>
  <w16cid:commentId w16cid:paraId="00A29403" w16cid:durableId="710B1AF3"/>
  <w16cid:commentId w16cid:paraId="335D61C6" w16cid:durableId="6595DC11"/>
  <w16cid:commentId w16cid:paraId="521979DD" w16cid:durableId="4E7E4B0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48DEFB" w14:textId="77777777" w:rsidR="00A4556C" w:rsidRDefault="00A4556C" w:rsidP="00ED4B04">
      <w:r>
        <w:separator/>
      </w:r>
    </w:p>
  </w:endnote>
  <w:endnote w:type="continuationSeparator" w:id="0">
    <w:p w14:paraId="247F519D" w14:textId="77777777" w:rsidR="00A4556C" w:rsidRDefault="00A4556C" w:rsidP="00ED4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Myriad Pro"/>
    <w:charset w:val="00"/>
    <w:family w:val="auto"/>
    <w:pitch w:val="variable"/>
    <w:sig w:usb0="00000003"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ArialMT">
    <w:altName w:val="Arial"/>
    <w:panose1 w:val="00000000000000000000"/>
    <w:charset w:val="00"/>
    <w:family w:val="roman"/>
    <w:notTrueType/>
    <w:pitch w:val="default"/>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E85DFC" w14:textId="77777777" w:rsidR="00A4556C" w:rsidRDefault="00A4556C" w:rsidP="00ED4B04">
      <w:r>
        <w:separator/>
      </w:r>
    </w:p>
  </w:footnote>
  <w:footnote w:type="continuationSeparator" w:id="0">
    <w:p w14:paraId="1CF71B50" w14:textId="77777777" w:rsidR="00A4556C" w:rsidRDefault="00A4556C" w:rsidP="00ED4B04">
      <w:r>
        <w:continuationSeparator/>
      </w:r>
    </w:p>
  </w:footnote>
  <w:footnote w:id="1">
    <w:p w14:paraId="0A3C3338" w14:textId="0F60AFAB" w:rsidR="001D7C5E" w:rsidRDefault="001D7C5E">
      <w:pPr>
        <w:pStyle w:val="FootnoteText"/>
      </w:pPr>
      <w:r>
        <w:rPr>
          <w:rStyle w:val="FootnoteReference"/>
        </w:rPr>
        <w:footnoteRef/>
      </w:r>
      <w:r>
        <w:t xml:space="preserve"> dep.nj.gov/offshorewind/rmi/#research-and-monitoring-priorities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804DEF"/>
    <w:multiLevelType w:val="multilevel"/>
    <w:tmpl w:val="029C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5E78BE"/>
    <w:multiLevelType w:val="multilevel"/>
    <w:tmpl w:val="C8B8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lphine Mossman">
    <w15:presenceInfo w15:providerId="None" w15:userId="Delphine Mossman"/>
  </w15:person>
  <w15:person w15:author="Nicole Waite">
    <w15:presenceInfo w15:providerId="None" w15:userId="Nicole Waite"/>
  </w15:person>
  <w15:person w15:author="Lori Garzio">
    <w15:presenceInfo w15:providerId="AD" w15:userId="S::lg582@marine.rutgers.edu::9e63a84f-ff5f-4d42-b381-bff59e59ca51"/>
  </w15:person>
  <w15:person w15:author="Laura Nazzaro">
    <w15:presenceInfo w15:providerId="AD" w15:userId="S::lpalamar@marine.rutgers.edu::683438d2-fc65-4ddf-8cb5-3568b07f13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AD9"/>
    <w:rsid w:val="0000281A"/>
    <w:rsid w:val="00010EE3"/>
    <w:rsid w:val="0001558F"/>
    <w:rsid w:val="00023EA3"/>
    <w:rsid w:val="00043145"/>
    <w:rsid w:val="00047902"/>
    <w:rsid w:val="0007361C"/>
    <w:rsid w:val="000874D7"/>
    <w:rsid w:val="000B0245"/>
    <w:rsid w:val="000B3AE9"/>
    <w:rsid w:val="000D2F1C"/>
    <w:rsid w:val="000D6337"/>
    <w:rsid w:val="000D788A"/>
    <w:rsid w:val="000E5CBB"/>
    <w:rsid w:val="0011322F"/>
    <w:rsid w:val="00126766"/>
    <w:rsid w:val="00191849"/>
    <w:rsid w:val="00196301"/>
    <w:rsid w:val="001A07A0"/>
    <w:rsid w:val="001A14E2"/>
    <w:rsid w:val="001B14FB"/>
    <w:rsid w:val="001B72E8"/>
    <w:rsid w:val="001C601B"/>
    <w:rsid w:val="001C6E60"/>
    <w:rsid w:val="001D251A"/>
    <w:rsid w:val="001D675B"/>
    <w:rsid w:val="001D7C5E"/>
    <w:rsid w:val="001E4F67"/>
    <w:rsid w:val="00200053"/>
    <w:rsid w:val="00213C8C"/>
    <w:rsid w:val="0022004A"/>
    <w:rsid w:val="00225202"/>
    <w:rsid w:val="00230F2C"/>
    <w:rsid w:val="00242D4F"/>
    <w:rsid w:val="002505CE"/>
    <w:rsid w:val="002677E2"/>
    <w:rsid w:val="00275CEC"/>
    <w:rsid w:val="00280AB7"/>
    <w:rsid w:val="002933D7"/>
    <w:rsid w:val="002A5BA4"/>
    <w:rsid w:val="002B15F5"/>
    <w:rsid w:val="002E429A"/>
    <w:rsid w:val="002F2867"/>
    <w:rsid w:val="002F3EB0"/>
    <w:rsid w:val="002F6E10"/>
    <w:rsid w:val="00311050"/>
    <w:rsid w:val="00313045"/>
    <w:rsid w:val="00320515"/>
    <w:rsid w:val="00335584"/>
    <w:rsid w:val="00335723"/>
    <w:rsid w:val="00337619"/>
    <w:rsid w:val="003527F7"/>
    <w:rsid w:val="00357AD9"/>
    <w:rsid w:val="00371F0C"/>
    <w:rsid w:val="00380249"/>
    <w:rsid w:val="00382BC0"/>
    <w:rsid w:val="00396A40"/>
    <w:rsid w:val="0039747D"/>
    <w:rsid w:val="003B0E52"/>
    <w:rsid w:val="003B0E84"/>
    <w:rsid w:val="003F36EB"/>
    <w:rsid w:val="00403F78"/>
    <w:rsid w:val="00415255"/>
    <w:rsid w:val="004178F5"/>
    <w:rsid w:val="00422ABF"/>
    <w:rsid w:val="00424C1C"/>
    <w:rsid w:val="00430F95"/>
    <w:rsid w:val="004427F9"/>
    <w:rsid w:val="00467C87"/>
    <w:rsid w:val="00474AB7"/>
    <w:rsid w:val="00474B7C"/>
    <w:rsid w:val="004803C7"/>
    <w:rsid w:val="004B3B30"/>
    <w:rsid w:val="004C60FC"/>
    <w:rsid w:val="004D32E9"/>
    <w:rsid w:val="004F4C27"/>
    <w:rsid w:val="00521A04"/>
    <w:rsid w:val="005255C2"/>
    <w:rsid w:val="005556AA"/>
    <w:rsid w:val="005945C1"/>
    <w:rsid w:val="005A05D6"/>
    <w:rsid w:val="005A6D35"/>
    <w:rsid w:val="005C412B"/>
    <w:rsid w:val="005D2D2C"/>
    <w:rsid w:val="005D4AB4"/>
    <w:rsid w:val="005D5BC2"/>
    <w:rsid w:val="005E6127"/>
    <w:rsid w:val="00610265"/>
    <w:rsid w:val="00614509"/>
    <w:rsid w:val="0063365D"/>
    <w:rsid w:val="006368DE"/>
    <w:rsid w:val="00681F38"/>
    <w:rsid w:val="006A52C2"/>
    <w:rsid w:val="006A59EB"/>
    <w:rsid w:val="006C4A7F"/>
    <w:rsid w:val="006D201D"/>
    <w:rsid w:val="006D39CC"/>
    <w:rsid w:val="006D4390"/>
    <w:rsid w:val="006E4355"/>
    <w:rsid w:val="006F2D35"/>
    <w:rsid w:val="00727D0A"/>
    <w:rsid w:val="007731FD"/>
    <w:rsid w:val="007879B0"/>
    <w:rsid w:val="00794880"/>
    <w:rsid w:val="007C3520"/>
    <w:rsid w:val="007C63C4"/>
    <w:rsid w:val="007C7DB3"/>
    <w:rsid w:val="007E7C3C"/>
    <w:rsid w:val="00800EC8"/>
    <w:rsid w:val="00810D6D"/>
    <w:rsid w:val="00811DBA"/>
    <w:rsid w:val="00847F41"/>
    <w:rsid w:val="008516B6"/>
    <w:rsid w:val="0085366F"/>
    <w:rsid w:val="00862610"/>
    <w:rsid w:val="00864C68"/>
    <w:rsid w:val="008654C6"/>
    <w:rsid w:val="008D60D4"/>
    <w:rsid w:val="008E42A2"/>
    <w:rsid w:val="008F3D02"/>
    <w:rsid w:val="008F4044"/>
    <w:rsid w:val="00904C43"/>
    <w:rsid w:val="00945ECA"/>
    <w:rsid w:val="00945F56"/>
    <w:rsid w:val="00950E8A"/>
    <w:rsid w:val="00954FE1"/>
    <w:rsid w:val="009748D0"/>
    <w:rsid w:val="009761BC"/>
    <w:rsid w:val="009A2404"/>
    <w:rsid w:val="009A48CF"/>
    <w:rsid w:val="009C34AA"/>
    <w:rsid w:val="009D3368"/>
    <w:rsid w:val="009D509A"/>
    <w:rsid w:val="009F3D68"/>
    <w:rsid w:val="00A0062D"/>
    <w:rsid w:val="00A22078"/>
    <w:rsid w:val="00A256CD"/>
    <w:rsid w:val="00A35D4F"/>
    <w:rsid w:val="00A41042"/>
    <w:rsid w:val="00A4556C"/>
    <w:rsid w:val="00A60055"/>
    <w:rsid w:val="00A71665"/>
    <w:rsid w:val="00A85E0E"/>
    <w:rsid w:val="00A932A7"/>
    <w:rsid w:val="00A96E2C"/>
    <w:rsid w:val="00AB1ACC"/>
    <w:rsid w:val="00AD5FEB"/>
    <w:rsid w:val="00AF2BFF"/>
    <w:rsid w:val="00B12B2B"/>
    <w:rsid w:val="00B41A17"/>
    <w:rsid w:val="00B447A2"/>
    <w:rsid w:val="00B548E3"/>
    <w:rsid w:val="00B737A7"/>
    <w:rsid w:val="00B746C6"/>
    <w:rsid w:val="00BD15F4"/>
    <w:rsid w:val="00BD6BA7"/>
    <w:rsid w:val="00BE3B0E"/>
    <w:rsid w:val="00BE4CDD"/>
    <w:rsid w:val="00C07866"/>
    <w:rsid w:val="00C13990"/>
    <w:rsid w:val="00C13AD5"/>
    <w:rsid w:val="00C35DDE"/>
    <w:rsid w:val="00C37C0B"/>
    <w:rsid w:val="00C43C8C"/>
    <w:rsid w:val="00C65285"/>
    <w:rsid w:val="00C826DC"/>
    <w:rsid w:val="00C95C85"/>
    <w:rsid w:val="00CB3EC6"/>
    <w:rsid w:val="00CB5A94"/>
    <w:rsid w:val="00CD2FF5"/>
    <w:rsid w:val="00CD7109"/>
    <w:rsid w:val="00CF74AC"/>
    <w:rsid w:val="00D005B8"/>
    <w:rsid w:val="00D008FC"/>
    <w:rsid w:val="00D021A4"/>
    <w:rsid w:val="00D13225"/>
    <w:rsid w:val="00D63261"/>
    <w:rsid w:val="00D64DBD"/>
    <w:rsid w:val="00D67D92"/>
    <w:rsid w:val="00D817B5"/>
    <w:rsid w:val="00D84C19"/>
    <w:rsid w:val="00DA34A1"/>
    <w:rsid w:val="00DB5408"/>
    <w:rsid w:val="00DC427F"/>
    <w:rsid w:val="00DD48AB"/>
    <w:rsid w:val="00E253F7"/>
    <w:rsid w:val="00E26809"/>
    <w:rsid w:val="00E34398"/>
    <w:rsid w:val="00E433CA"/>
    <w:rsid w:val="00E614D4"/>
    <w:rsid w:val="00EA1267"/>
    <w:rsid w:val="00EA66DD"/>
    <w:rsid w:val="00EB25BF"/>
    <w:rsid w:val="00EB3EED"/>
    <w:rsid w:val="00EC4E39"/>
    <w:rsid w:val="00EC6FB0"/>
    <w:rsid w:val="00ED4B04"/>
    <w:rsid w:val="00ED5620"/>
    <w:rsid w:val="00ED569A"/>
    <w:rsid w:val="00EE57DC"/>
    <w:rsid w:val="00F22066"/>
    <w:rsid w:val="00F40AED"/>
    <w:rsid w:val="00F44BC3"/>
    <w:rsid w:val="00F53176"/>
    <w:rsid w:val="00F5338F"/>
    <w:rsid w:val="00F933D0"/>
    <w:rsid w:val="00FB12C9"/>
    <w:rsid w:val="00FB58C8"/>
    <w:rsid w:val="00FC3AB4"/>
    <w:rsid w:val="00FE017B"/>
    <w:rsid w:val="00FF2867"/>
    <w:rsid w:val="00FF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A695"/>
  <w15:docId w15:val="{929F04B7-8674-9945-BF3B-F4139178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ko-KR"/>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EF06FE"/>
    <w:rPr>
      <w:color w:val="0563C1"/>
      <w:u w:val="single"/>
    </w:rPr>
  </w:style>
  <w:style w:type="character" w:customStyle="1" w:styleId="UnresolvedMention1">
    <w:name w:val="Unresolved Mention1"/>
    <w:uiPriority w:val="99"/>
    <w:semiHidden/>
    <w:unhideWhenUsed/>
    <w:rsid w:val="00EF06FE"/>
    <w:rPr>
      <w:color w:val="605E5C"/>
      <w:shd w:val="clear" w:color="auto" w:fill="E1DFDD"/>
    </w:rPr>
  </w:style>
  <w:style w:type="character" w:styleId="CommentReference">
    <w:name w:val="annotation reference"/>
    <w:uiPriority w:val="99"/>
    <w:rsid w:val="00E63318"/>
    <w:rPr>
      <w:sz w:val="16"/>
      <w:szCs w:val="16"/>
    </w:rPr>
  </w:style>
  <w:style w:type="paragraph" w:styleId="CommentText">
    <w:name w:val="annotation text"/>
    <w:basedOn w:val="Normal"/>
    <w:link w:val="CommentTextChar"/>
    <w:uiPriority w:val="99"/>
    <w:rsid w:val="00E63318"/>
  </w:style>
  <w:style w:type="character" w:customStyle="1" w:styleId="CommentTextChar">
    <w:name w:val="Comment Text Char"/>
    <w:link w:val="CommentText"/>
    <w:uiPriority w:val="99"/>
    <w:rsid w:val="00E63318"/>
    <w:rPr>
      <w:lang w:eastAsia="ko-KR"/>
    </w:rPr>
  </w:style>
  <w:style w:type="paragraph" w:styleId="CommentSubject">
    <w:name w:val="annotation subject"/>
    <w:basedOn w:val="CommentText"/>
    <w:next w:val="CommentText"/>
    <w:link w:val="CommentSubjectChar"/>
    <w:rsid w:val="00E63318"/>
    <w:rPr>
      <w:b/>
      <w:bCs/>
    </w:rPr>
  </w:style>
  <w:style w:type="character" w:customStyle="1" w:styleId="CommentSubjectChar">
    <w:name w:val="Comment Subject Char"/>
    <w:link w:val="CommentSubject"/>
    <w:rsid w:val="00E63318"/>
    <w:rPr>
      <w:b/>
      <w:bCs/>
      <w:lang w:eastAsia="ko-KR"/>
    </w:rPr>
  </w:style>
  <w:style w:type="paragraph" w:styleId="Revision">
    <w:name w:val="Revision"/>
    <w:hidden/>
    <w:uiPriority w:val="99"/>
    <w:semiHidden/>
    <w:rsid w:val="0079382F"/>
    <w:rPr>
      <w:lang w:eastAsia="ko-KR"/>
    </w:rPr>
  </w:style>
  <w:style w:type="table" w:styleId="TableGrid">
    <w:name w:val="Table Grid"/>
    <w:basedOn w:val="TableNormal"/>
    <w:uiPriority w:val="59"/>
    <w:rsid w:val="0037083E"/>
    <w:rPr>
      <w:rFonts w:ascii="Calibri" w:eastAsia="MS Mincho"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083E"/>
    <w:pPr>
      <w:spacing w:before="100" w:beforeAutospacing="1" w:after="100" w:afterAutospacing="1"/>
    </w:pPr>
    <w:rPr>
      <w:sz w:val="24"/>
      <w:szCs w:val="24"/>
      <w:lang w:eastAsia="en-US"/>
    </w:rPr>
  </w:style>
  <w:style w:type="paragraph" w:customStyle="1" w:styleId="EndNoteBibliography">
    <w:name w:val="EndNote Bibliography"/>
    <w:basedOn w:val="Normal"/>
    <w:link w:val="EndNoteBibliographyChar"/>
    <w:rsid w:val="00F0378E"/>
    <w:rPr>
      <w:rFonts w:eastAsia="Calibri"/>
      <w:sz w:val="24"/>
      <w:szCs w:val="24"/>
      <w:lang w:eastAsia="en-US"/>
    </w:rPr>
  </w:style>
  <w:style w:type="character" w:customStyle="1" w:styleId="EndNoteBibliographyChar">
    <w:name w:val="EndNote Bibliography Char"/>
    <w:link w:val="EndNoteBibliography"/>
    <w:rsid w:val="00F0378E"/>
    <w:rPr>
      <w:rFonts w:eastAsia="Calibri"/>
      <w:sz w:val="24"/>
      <w:szCs w:val="24"/>
    </w:rPr>
  </w:style>
  <w:style w:type="character" w:styleId="FollowedHyperlink">
    <w:name w:val="FollowedHyperlink"/>
    <w:rsid w:val="000E3D96"/>
    <w:rPr>
      <w:color w:val="954F72"/>
      <w:u w:val="single"/>
    </w:rPr>
  </w:style>
  <w:style w:type="paragraph" w:styleId="ListParagraph">
    <w:name w:val="List Paragraph"/>
    <w:basedOn w:val="Normal"/>
    <w:uiPriority w:val="34"/>
    <w:qFormat/>
    <w:rsid w:val="00893810"/>
    <w:pPr>
      <w:ind w:left="720"/>
    </w:pPr>
  </w:style>
  <w:style w:type="paragraph" w:customStyle="1" w:styleId="Default">
    <w:name w:val="Default"/>
    <w:rsid w:val="00FD0F5B"/>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styleId="Strong">
    <w:name w:val="Strong"/>
    <w:uiPriority w:val="22"/>
    <w:qFormat/>
    <w:rsid w:val="00C00C93"/>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FootnoteText">
    <w:name w:val="footnote text"/>
    <w:basedOn w:val="Normal"/>
    <w:link w:val="FootnoteTextChar"/>
    <w:uiPriority w:val="99"/>
    <w:semiHidden/>
    <w:unhideWhenUsed/>
    <w:rsid w:val="00ED4B04"/>
  </w:style>
  <w:style w:type="character" w:customStyle="1" w:styleId="FootnoteTextChar">
    <w:name w:val="Footnote Text Char"/>
    <w:basedOn w:val="DefaultParagraphFont"/>
    <w:link w:val="FootnoteText"/>
    <w:uiPriority w:val="99"/>
    <w:semiHidden/>
    <w:rsid w:val="00ED4B04"/>
    <w:rPr>
      <w:lang w:eastAsia="ko-KR"/>
    </w:rPr>
  </w:style>
  <w:style w:type="character" w:styleId="FootnoteReference">
    <w:name w:val="footnote reference"/>
    <w:basedOn w:val="DefaultParagraphFont"/>
    <w:uiPriority w:val="99"/>
    <w:semiHidden/>
    <w:unhideWhenUsed/>
    <w:rsid w:val="00ED4B04"/>
    <w:rPr>
      <w:vertAlign w:val="superscript"/>
    </w:rPr>
  </w:style>
  <w:style w:type="paragraph" w:styleId="BodyText">
    <w:name w:val="Body Text"/>
    <w:basedOn w:val="Normal"/>
    <w:link w:val="BodyTextChar"/>
    <w:uiPriority w:val="1"/>
    <w:qFormat/>
    <w:rsid w:val="00EC6FB0"/>
    <w:pPr>
      <w:widowControl w:val="0"/>
      <w:autoSpaceDE w:val="0"/>
      <w:autoSpaceDN w:val="0"/>
    </w:pPr>
    <w:rPr>
      <w:sz w:val="24"/>
      <w:szCs w:val="24"/>
      <w:lang w:eastAsia="en-US"/>
    </w:rPr>
  </w:style>
  <w:style w:type="character" w:customStyle="1" w:styleId="BodyTextChar">
    <w:name w:val="Body Text Char"/>
    <w:basedOn w:val="DefaultParagraphFont"/>
    <w:link w:val="BodyText"/>
    <w:uiPriority w:val="1"/>
    <w:rsid w:val="00EC6FB0"/>
    <w:rPr>
      <w:sz w:val="24"/>
      <w:szCs w:val="24"/>
    </w:rPr>
  </w:style>
  <w:style w:type="paragraph" w:styleId="BalloonText">
    <w:name w:val="Balloon Text"/>
    <w:basedOn w:val="Normal"/>
    <w:link w:val="BalloonTextChar"/>
    <w:uiPriority w:val="99"/>
    <w:semiHidden/>
    <w:unhideWhenUsed/>
    <w:rsid w:val="001D7C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7C5E"/>
    <w:rPr>
      <w:rFonts w:ascii="Segoe UI" w:hAnsi="Segoe UI" w:cs="Segoe UI"/>
      <w:sz w:val="18"/>
      <w:szCs w:val="18"/>
      <w:lang w:eastAsia="ko-KR"/>
    </w:rPr>
  </w:style>
  <w:style w:type="character" w:customStyle="1" w:styleId="UnresolvedMention">
    <w:name w:val="Unresolved Mention"/>
    <w:basedOn w:val="DefaultParagraphFont"/>
    <w:uiPriority w:val="99"/>
    <w:semiHidden/>
    <w:unhideWhenUsed/>
    <w:rsid w:val="00417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936205">
      <w:bodyDiv w:val="1"/>
      <w:marLeft w:val="0"/>
      <w:marRight w:val="0"/>
      <w:marTop w:val="0"/>
      <w:marBottom w:val="0"/>
      <w:divBdr>
        <w:top w:val="none" w:sz="0" w:space="0" w:color="auto"/>
        <w:left w:val="none" w:sz="0" w:space="0" w:color="auto"/>
        <w:bottom w:val="none" w:sz="0" w:space="0" w:color="auto"/>
        <w:right w:val="none" w:sz="0" w:space="0" w:color="auto"/>
      </w:divBdr>
      <w:divsChild>
        <w:div w:id="926035671">
          <w:marLeft w:val="0"/>
          <w:marRight w:val="0"/>
          <w:marTop w:val="0"/>
          <w:marBottom w:val="0"/>
          <w:divBdr>
            <w:top w:val="none" w:sz="0" w:space="0" w:color="auto"/>
            <w:left w:val="none" w:sz="0" w:space="0" w:color="auto"/>
            <w:bottom w:val="none" w:sz="0" w:space="0" w:color="auto"/>
            <w:right w:val="none" w:sz="0" w:space="0" w:color="auto"/>
          </w:divBdr>
          <w:divsChild>
            <w:div w:id="677075742">
              <w:marLeft w:val="0"/>
              <w:marRight w:val="0"/>
              <w:marTop w:val="0"/>
              <w:marBottom w:val="0"/>
              <w:divBdr>
                <w:top w:val="none" w:sz="0" w:space="0" w:color="auto"/>
                <w:left w:val="none" w:sz="0" w:space="0" w:color="auto"/>
                <w:bottom w:val="none" w:sz="0" w:space="0" w:color="auto"/>
                <w:right w:val="none" w:sz="0" w:space="0" w:color="auto"/>
              </w:divBdr>
              <w:divsChild>
                <w:div w:id="7614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365667">
      <w:bodyDiv w:val="1"/>
      <w:marLeft w:val="0"/>
      <w:marRight w:val="0"/>
      <w:marTop w:val="0"/>
      <w:marBottom w:val="0"/>
      <w:divBdr>
        <w:top w:val="none" w:sz="0" w:space="0" w:color="auto"/>
        <w:left w:val="none" w:sz="0" w:space="0" w:color="auto"/>
        <w:bottom w:val="none" w:sz="0" w:space="0" w:color="auto"/>
        <w:right w:val="none" w:sz="0" w:space="0" w:color="auto"/>
      </w:divBdr>
      <w:divsChild>
        <w:div w:id="1248347646">
          <w:marLeft w:val="0"/>
          <w:marRight w:val="0"/>
          <w:marTop w:val="0"/>
          <w:marBottom w:val="0"/>
          <w:divBdr>
            <w:top w:val="none" w:sz="0" w:space="0" w:color="auto"/>
            <w:left w:val="none" w:sz="0" w:space="0" w:color="auto"/>
            <w:bottom w:val="none" w:sz="0" w:space="0" w:color="auto"/>
            <w:right w:val="none" w:sz="0" w:space="0" w:color="auto"/>
          </w:divBdr>
          <w:divsChild>
            <w:div w:id="703791229">
              <w:marLeft w:val="0"/>
              <w:marRight w:val="0"/>
              <w:marTop w:val="0"/>
              <w:marBottom w:val="0"/>
              <w:divBdr>
                <w:top w:val="none" w:sz="0" w:space="0" w:color="auto"/>
                <w:left w:val="none" w:sz="0" w:space="0" w:color="auto"/>
                <w:bottom w:val="none" w:sz="0" w:space="0" w:color="auto"/>
                <w:right w:val="none" w:sz="0" w:space="0" w:color="auto"/>
              </w:divBdr>
              <w:divsChild>
                <w:div w:id="140478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tel:848-932-3466" TargetMode="External"/><Relationship Id="rId18" Type="http://schemas.openxmlformats.org/officeDocument/2006/relationships/hyperlink" Target="mailto:jenna.majchrzak@dep.nj.gov" TargetMode="External"/><Relationship Id="rId26" Type="http://schemas.openxmlformats.org/officeDocument/2006/relationships/hyperlink" Target="https://www.oceangliders.org/taskteams/best_practices/" TargetMode="External"/><Relationship Id="rId39" Type="http://schemas.openxmlformats.org/officeDocument/2006/relationships/hyperlink" Target="https://espis.boem.gov/final%20reports/BOEM_2019-074.pdf" TargetMode="External"/><Relationship Id="rId21" Type="http://schemas.openxmlformats.org/officeDocument/2006/relationships/image" Target="media/image1.emf"/><Relationship Id="rId34" Type="http://schemas.openxmlformats.org/officeDocument/2006/relationships/hyperlink" Target="https://doi.org/10.17895/ices.pub.4567" TargetMode="External"/><Relationship Id="rId42" Type="http://schemas.openxmlformats.org/officeDocument/2006/relationships/hyperlink" Target="https://doi.org/10.13155/57195" TargetMode="External"/><Relationship Id="rId47" Type="http://schemas.openxmlformats.org/officeDocument/2006/relationships/hyperlink" Target="https://www.c-can.info/reference/DurafetBestPractices.pdf" TargetMode="External"/><Relationship Id="rId50" Type="http://schemas.openxmlformats.org/officeDocument/2006/relationships/hyperlink" Target="https://cdiac.ess-dive.lbl.gov/ftp/co2sys/CO2SYS_calc_MATLAB_v1.1/" TargetMode="Externa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renee.reilly@dep.nj.gov" TargetMode="External"/><Relationship Id="rId29" Type="http://schemas.openxmlformats.org/officeDocument/2006/relationships/hyperlink" Target="https://marine.rutgers.edu/cool/data/gliders/" TargetMode="External"/><Relationship Id="rId11" Type="http://schemas.openxmlformats.org/officeDocument/2006/relationships/endnotes" Target="endnotes.xml"/><Relationship Id="rId24" Type="http://schemas.openxmlformats.org/officeDocument/2006/relationships/image" Target="media/image10.emf"/><Relationship Id="rId32" Type="http://schemas.openxmlformats.org/officeDocument/2006/relationships/hyperlink" Target="http://robots4whales.whoi.edu/" TargetMode="External"/><Relationship Id="rId37" Type="http://schemas.openxmlformats.org/officeDocument/2006/relationships/hyperlink" Target="https://doi.org/10.17895/ices.pub.8265" TargetMode="External"/><Relationship Id="rId40" Type="http://schemas.openxmlformats.org/officeDocument/2006/relationships/hyperlink" Target="https://pypi.org/project/PyCO2SYS/" TargetMode="External"/><Relationship Id="rId45" Type="http://schemas.openxmlformats.org/officeDocument/2006/relationships/hyperlink" Target="https://www.ncei.noaa.gov/access/ocean-carbon-acidification-data-system/oceans/CO2SYS/co2rprt.html" TargetMode="Externa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hyperlink" Target="https://www.ncei.noaa.gov/products/water-column-sonar-data" TargetMode="External"/><Relationship Id="rId44" Type="http://schemas.openxmlformats.org/officeDocument/2006/relationships/hyperlink" Target="https://www.ncei.noaa.gov/access/ocean-carbon-acidification-data-system/oceans/CO2SYS/co2rprt.html" TargetMode="External"/><Relationship Id="rId52" Type="http://schemas.openxmlformats.org/officeDocument/2006/relationships/hyperlink" Target="https://doi.org/10.23919/OCEANS.2015.7404513"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saba@marine.rutgers.edu" TargetMode="External"/><Relationship Id="rId27" Type="http://schemas.openxmlformats.org/officeDocument/2006/relationships/hyperlink" Target="https://github.com/rucool/rugliderqc" TargetMode="External"/><Relationship Id="rId30" Type="http://schemas.openxmlformats.org/officeDocument/2006/relationships/hyperlink" Target="https://marine.rutgers.edu/cool/data/gliders/" TargetMode="External"/><Relationship Id="rId35" Type="http://schemas.openxmlformats.org/officeDocument/2006/relationships/hyperlink" Target="http://dx.doi.org/10.25607/OBP-185" TargetMode="External"/><Relationship Id="rId43" Type="http://schemas.openxmlformats.org/officeDocument/2006/relationships/hyperlink" Target="https://doi.org/10.13155/57195" TargetMode="External"/><Relationship Id="rId48" Type="http://schemas.openxmlformats.org/officeDocument/2006/relationships/hyperlink" Target="https://ieeexplore.ieee.org/document/9706067" TargetMode="External"/><Relationship Id="rId56" Type="http://schemas.microsoft.com/office/2016/09/relationships/commentsIds" Target="commentsIds.xml"/><Relationship Id="rId22" Type="http://schemas.microsoft.com/office/2018/08/relationships/commentsExtensible" Target="commentsExtensible.xml"/><Relationship Id="rId8" Type="http://schemas.openxmlformats.org/officeDocument/2006/relationships/settings" Target="settings.xml"/><Relationship Id="rId51" Type="http://schemas.openxmlformats.org/officeDocument/2006/relationships/hyperlink" Target="https://cdiac.ess-dive.lbl.gov/ftp/co2sys/CO2SYS_calc_MATLAB_v1.1/" TargetMode="External"/><Relationship Id="rId3" Type="http://schemas.openxmlformats.org/officeDocument/2006/relationships/customXml" Target="../customXml/item3.xml"/><Relationship Id="rId12" Type="http://schemas.openxmlformats.org/officeDocument/2006/relationships/hyperlink" Target="mailto:kohut@marine.rutgers.edu" TargetMode="External"/><Relationship Id="rId17" Type="http://schemas.openxmlformats.org/officeDocument/2006/relationships/hyperlink" Target="mailto:colleen.brust@dep.nj.gov" TargetMode="External"/><Relationship Id="rId25" Type="http://schemas.openxmlformats.org/officeDocument/2006/relationships/hyperlink" Target="https://underwatergliders.org/index.php/glider-best-practices/" TargetMode="External"/><Relationship Id="rId33" Type="http://schemas.openxmlformats.org/officeDocument/2006/relationships/hyperlink" Target="https://doi.org/10.17895/ices.pub.4567" TargetMode="External"/><Relationship Id="rId38" Type="http://schemas.openxmlformats.org/officeDocument/2006/relationships/hyperlink" Target="https://doi.org/10.17895/ices.pub.8265" TargetMode="External"/><Relationship Id="rId46" Type="http://schemas.openxmlformats.org/officeDocument/2006/relationships/hyperlink" Target="https://www.c-can.info/reference/DurafetBestPractices.pdf" TargetMode="External"/><Relationship Id="rId20" Type="http://schemas.microsoft.com/office/2011/relationships/commentsExtended" Target="commentsExtended.xml"/><Relationship Id="rId41" Type="http://schemas.openxmlformats.org/officeDocument/2006/relationships/hyperlink" Target="https://pypi.org/project/PyCO2SYS/"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tel:848-932-3466" TargetMode="External"/><Relationship Id="rId28" Type="http://schemas.openxmlformats.org/officeDocument/2006/relationships/hyperlink" Target="https://github.com/rucool/rugliderqc" TargetMode="External"/><Relationship Id="rId36" Type="http://schemas.openxmlformats.org/officeDocument/2006/relationships/hyperlink" Target="http://dx.doi.org/10.25607/OBP-185" TargetMode="External"/><Relationship Id="rId49" Type="http://schemas.openxmlformats.org/officeDocument/2006/relationships/hyperlink" Target="https://ieeexplore.ieee.org/document/97060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395872AD555542B4E79BB9B4A6335B" ma:contentTypeVersion="8" ma:contentTypeDescription="Create a new document." ma:contentTypeScope="" ma:versionID="6dbb44126b0ba539117d5f8690d205bf">
  <xsd:schema xmlns:xsd="http://www.w3.org/2001/XMLSchema" xmlns:xs="http://www.w3.org/2001/XMLSchema" xmlns:p="http://schemas.microsoft.com/office/2006/metadata/properties" xmlns:ns2="e44c87b2-cbff-4adc-9936-6c1ab2e3b61f" xmlns:ns3="76e88b43-20b9-4694-a2d7-aeed17b57b3a" targetNamespace="http://schemas.microsoft.com/office/2006/metadata/properties" ma:root="true" ma:fieldsID="3ec0e88435dc55c2510254ade00a313f" ns2:_="" ns3:_="">
    <xsd:import namespace="e44c87b2-cbff-4adc-9936-6c1ab2e3b61f"/>
    <xsd:import namespace="76e88b43-20b9-4694-a2d7-aeed17b57b3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c87b2-cbff-4adc-9936-6c1ab2e3b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e88b43-20b9-4694-a2d7-aeed17b57b3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SCqEe9SaBQUz7r3jkwf1GpH25ZA==">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</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91271-205F-4DD8-97F9-3EC9B8953350}">
  <ds:schemaRefs>
    <ds:schemaRef ds:uri="http://schemas.microsoft.com/sharepoint/v3/contenttype/forms"/>
  </ds:schemaRefs>
</ds:datastoreItem>
</file>

<file path=customXml/itemProps2.xml><?xml version="1.0" encoding="utf-8"?>
<ds:datastoreItem xmlns:ds="http://schemas.openxmlformats.org/officeDocument/2006/customXml" ds:itemID="{B3AECF00-2092-43A0-8455-F5F3939F32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B988B65-AFBE-4522-A3BD-445D1E6E4A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c87b2-cbff-4adc-9936-6c1ab2e3b61f"/>
    <ds:schemaRef ds:uri="76e88b43-20b9-4694-a2d7-aeed17b57b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1AC3393-93DD-4E83-9A00-5848D7E8C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32</Pages>
  <Words>12619</Words>
  <Characters>71932</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rll</dc:creator>
  <cp:lastModifiedBy>Delphine Mossman</cp:lastModifiedBy>
  <cp:revision>9</cp:revision>
  <dcterms:created xsi:type="dcterms:W3CDTF">2024-12-03T01:00:00Z</dcterms:created>
  <dcterms:modified xsi:type="dcterms:W3CDTF">2024-12-04T15:48:00Z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0x01010045395872AD555542B4E79BB9B4A6335B</vt:lpwstr>
  </property>
</Properties>
</file>