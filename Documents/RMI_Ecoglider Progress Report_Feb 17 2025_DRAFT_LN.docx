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250" w14:textId="77AA4FF6" w:rsidR="0039061F" w:rsidRPr="00820598" w:rsidRDefault="008D52B7" w:rsidP="00820598">
      <w:pPr>
        <w:pStyle w:val="xmsonormal"/>
        <w:shd w:val="clear" w:color="auto" w:fill="FFFFFF"/>
        <w:spacing w:before="0" w:beforeAutospacing="0" w:after="0" w:afterAutospacing="0"/>
        <w:jc w:val="right"/>
        <w:rPr>
          <w:rFonts w:ascii="Calibri" w:hAnsi="Calibri" w:cs="Calibri"/>
          <w:color w:val="242424"/>
          <w:sz w:val="22"/>
          <w:szCs w:val="22"/>
        </w:rPr>
      </w:pPr>
      <w:r>
        <w:rPr>
          <w:b/>
          <w:bCs/>
          <w:color w:val="242424"/>
          <w:bdr w:val="none" w:sz="0" w:space="0" w:color="auto" w:frame="1"/>
        </w:rPr>
        <w:t xml:space="preserve">Progress Report </w:t>
      </w:r>
      <w:ins w:id="0" w:author="Lori Garzio" w:date="2025-02-06T13:18:00Z">
        <w:r w:rsidR="003F6CC0">
          <w:rPr>
            <w:b/>
            <w:bCs/>
            <w:color w:val="242424"/>
            <w:bdr w:val="none" w:sz="0" w:space="0" w:color="auto" w:frame="1"/>
          </w:rPr>
          <w:t>February</w:t>
        </w:r>
      </w:ins>
      <w:del w:id="1" w:author="Lori Garzio" w:date="2025-02-06T13:18:00Z">
        <w:r w:rsidR="00136BB7" w:rsidDel="003F6CC0">
          <w:rPr>
            <w:b/>
            <w:bCs/>
            <w:color w:val="242424"/>
            <w:bdr w:val="none" w:sz="0" w:space="0" w:color="auto" w:frame="1"/>
          </w:rPr>
          <w:delText>September</w:delText>
        </w:r>
      </w:del>
      <w:r w:rsidR="00307C43">
        <w:rPr>
          <w:b/>
          <w:bCs/>
          <w:color w:val="242424"/>
          <w:bdr w:val="none" w:sz="0" w:space="0" w:color="auto" w:frame="1"/>
        </w:rPr>
        <w:t xml:space="preserve"> </w:t>
      </w:r>
      <w:r w:rsidR="0039061F">
        <w:rPr>
          <w:b/>
          <w:bCs/>
          <w:color w:val="242424"/>
          <w:bdr w:val="none" w:sz="0" w:space="0" w:color="auto" w:frame="1"/>
        </w:rPr>
        <w:t>1</w:t>
      </w:r>
      <w:r w:rsidR="00307C43">
        <w:rPr>
          <w:b/>
          <w:bCs/>
          <w:color w:val="242424"/>
          <w:bdr w:val="none" w:sz="0" w:space="0" w:color="auto" w:frame="1"/>
        </w:rPr>
        <w:t>7</w:t>
      </w:r>
      <w:r w:rsidR="0039061F">
        <w:rPr>
          <w:b/>
          <w:bCs/>
          <w:color w:val="242424"/>
          <w:bdr w:val="none" w:sz="0" w:space="0" w:color="auto" w:frame="1"/>
        </w:rPr>
        <w:t>, 202</w:t>
      </w:r>
      <w:ins w:id="2" w:author="Lori Garzio" w:date="2025-02-06T13:18:00Z">
        <w:r w:rsidR="003F6CC0">
          <w:rPr>
            <w:b/>
            <w:bCs/>
            <w:color w:val="242424"/>
            <w:bdr w:val="none" w:sz="0" w:space="0" w:color="auto" w:frame="1"/>
          </w:rPr>
          <w:t>5</w:t>
        </w:r>
      </w:ins>
      <w:del w:id="3" w:author="Lori Garzio" w:date="2025-02-06T13:18:00Z">
        <w:r w:rsidR="009A2BB4" w:rsidDel="003F6CC0">
          <w:rPr>
            <w:b/>
            <w:bCs/>
            <w:color w:val="242424"/>
            <w:bdr w:val="none" w:sz="0" w:space="0" w:color="auto" w:frame="1"/>
          </w:rPr>
          <w:delText>4</w:delText>
        </w:r>
      </w:del>
    </w:p>
    <w:p w14:paraId="1793DB36" w14:textId="77777777" w:rsidR="0039061F" w:rsidRDefault="0039061F" w:rsidP="008D52B7">
      <w:pPr>
        <w:pStyle w:val="xmsonormal"/>
        <w:shd w:val="clear" w:color="auto" w:fill="FFFFFF"/>
        <w:spacing w:before="0" w:beforeAutospacing="0" w:after="0" w:afterAutospacing="0"/>
        <w:rPr>
          <w:b/>
          <w:bCs/>
          <w:color w:val="242424"/>
          <w:bdr w:val="none" w:sz="0" w:space="0" w:color="auto" w:frame="1"/>
        </w:rPr>
      </w:pPr>
    </w:p>
    <w:p w14:paraId="31A0C1CE" w14:textId="01764D11"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Title:</w:t>
      </w:r>
      <w:r w:rsidR="0039061F">
        <w:rPr>
          <w:b/>
          <w:bCs/>
          <w:color w:val="242424"/>
          <w:bdr w:val="none" w:sz="0" w:space="0" w:color="auto" w:frame="1"/>
        </w:rPr>
        <w:t xml:space="preserve"> </w:t>
      </w:r>
      <w:r w:rsidR="00307C43" w:rsidRPr="00307C43">
        <w:rPr>
          <w:rFonts w:eastAsia="Helvetica Neue"/>
          <w:bCs/>
        </w:rPr>
        <w:t>An ecological and oceanographic baseline to inform offshore wind development over the continental shelf off the coast of New Jersey</w:t>
      </w:r>
    </w:p>
    <w:p w14:paraId="588DA343" w14:textId="77777777" w:rsidR="0039061F" w:rsidRPr="00307C43" w:rsidRDefault="0039061F" w:rsidP="008D52B7">
      <w:pPr>
        <w:pStyle w:val="xmsonormal"/>
        <w:shd w:val="clear" w:color="auto" w:fill="FFFFFF"/>
        <w:spacing w:before="0" w:beforeAutospacing="0" w:after="0" w:afterAutospacing="0"/>
        <w:rPr>
          <w:bCs/>
          <w:color w:val="242424"/>
        </w:rPr>
      </w:pPr>
    </w:p>
    <w:p w14:paraId="7F37C569" w14:textId="0365EC92"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Authors:</w:t>
      </w:r>
      <w:r w:rsidR="0039061F">
        <w:rPr>
          <w:b/>
          <w:bCs/>
          <w:color w:val="242424"/>
          <w:bdr w:val="none" w:sz="0" w:space="0" w:color="auto" w:frame="1"/>
        </w:rPr>
        <w:t xml:space="preserve"> </w:t>
      </w:r>
      <w:r w:rsidR="0039061F">
        <w:rPr>
          <w:color w:val="242424"/>
          <w:bdr w:val="none" w:sz="0" w:space="0" w:color="auto" w:frame="1"/>
        </w:rPr>
        <w:t>Grace Saba</w:t>
      </w:r>
      <w:r w:rsidR="00307C43">
        <w:rPr>
          <w:color w:val="242424"/>
          <w:bdr w:val="none" w:sz="0" w:space="0" w:color="auto" w:frame="1"/>
        </w:rPr>
        <w:t xml:space="preserve"> &amp; Josh Kohut</w:t>
      </w:r>
    </w:p>
    <w:p w14:paraId="1196F98B" w14:textId="77777777" w:rsidR="0039061F" w:rsidRPr="0039061F" w:rsidRDefault="0039061F" w:rsidP="008D52B7">
      <w:pPr>
        <w:pStyle w:val="xmsonormal"/>
        <w:shd w:val="clear" w:color="auto" w:fill="FFFFFF"/>
        <w:spacing w:before="0" w:beforeAutospacing="0" w:after="0" w:afterAutospacing="0"/>
        <w:rPr>
          <w:rFonts w:ascii="Calibri" w:hAnsi="Calibri" w:cs="Calibri"/>
          <w:color w:val="242424"/>
          <w:sz w:val="22"/>
          <w:szCs w:val="22"/>
        </w:rPr>
      </w:pPr>
    </w:p>
    <w:p w14:paraId="1FBD4C63" w14:textId="7438EC56"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Overview:</w:t>
      </w:r>
    </w:p>
    <w:p w14:paraId="13A1BEC6" w14:textId="7E5BB861" w:rsidR="00307C43" w:rsidRPr="00EA75EC" w:rsidRDefault="00307C43" w:rsidP="00307C43">
      <w:pPr>
        <w:jc w:val="both"/>
        <w:rPr>
          <w:rFonts w:eastAsia="Helvetica Neue"/>
        </w:rPr>
      </w:pPr>
      <w:r w:rsidRPr="00EA75EC">
        <w:rPr>
          <w:rFonts w:eastAsia="Helvetica Neue"/>
        </w:rPr>
        <w:t>New Jersey has set a goal to procure half of its energy from renewable resources by 2030. With offshore wind construction scheduled to begin in the next couple years, it is critical that oceanographic and ecological baseline monitoring begin immediately. In this 2-year project, a glider-based program will simultaneously map oceanographic and ecological parameters that will inform each of the New Jersey Offshore Wind Research and Monitoring Initiative’s (RMI) research priorities. The project consists of glider deployments (11 per year), data management, and data analysis and product development relevant to RMI research priorities.</w:t>
      </w:r>
    </w:p>
    <w:p w14:paraId="6C2EFB2F" w14:textId="77777777" w:rsidR="00EA75EC" w:rsidRPr="002F509B" w:rsidRDefault="00EA75EC" w:rsidP="00307C43">
      <w:pPr>
        <w:jc w:val="both"/>
        <w:rPr>
          <w:rFonts w:eastAsia="Helvetica Neue"/>
          <w:sz w:val="12"/>
          <w:szCs w:val="12"/>
        </w:rPr>
      </w:pPr>
    </w:p>
    <w:p w14:paraId="13140107" w14:textId="01264751" w:rsidR="00EA75EC" w:rsidRPr="00EA75EC" w:rsidRDefault="00EA75EC" w:rsidP="00307C43">
      <w:pPr>
        <w:jc w:val="both"/>
      </w:pPr>
      <w:r w:rsidRPr="00EA75EC">
        <w:t xml:space="preserve">A seasonal baseline survey </w:t>
      </w:r>
      <w:r w:rsidR="00E24201">
        <w:t>is being</w:t>
      </w:r>
      <w:r w:rsidRPr="00EA75EC">
        <w:t xml:space="preserve"> conducted with a pair of gliders deployed in each season over two years with a full complement of available sensors to simultaneously map oceanographic and ecological variables. The zig-zag glider missions cover an area from Sandy Hook down to </w:t>
      </w:r>
      <w:ins w:id="4" w:author="Lori Garzio" w:date="2025-02-06T13:20:00Z">
        <w:r w:rsidR="003F6CC0">
          <w:t>Atlantic City</w:t>
        </w:r>
      </w:ins>
      <w:del w:id="5" w:author="Lori Garzio" w:date="2025-02-06T13:20:00Z">
        <w:r w:rsidRPr="00EA75EC" w:rsidDel="003F6CC0">
          <w:delText>Cape May</w:delText>
        </w:r>
      </w:del>
      <w:r w:rsidRPr="00EA75EC">
        <w:t>, from near shore extending out across the shelf. This ensure</w:t>
      </w:r>
      <w:r w:rsidR="00E24201">
        <w:t>s</w:t>
      </w:r>
      <w:r w:rsidRPr="00EA75EC">
        <w:t xml:space="preserve"> that the monitoring occurs both on established long-term transects for historical context and within offshore wind lease areas. To accommodate the larger sensor suite and mitigate interference between active and passive sensors this approach </w:t>
      </w:r>
      <w:r w:rsidR="00E24201">
        <w:t>utilizes</w:t>
      </w:r>
      <w:r w:rsidRPr="00EA75EC">
        <w:t xml:space="preserve"> two gliders paired for each seasonal mission. One glider </w:t>
      </w:r>
      <w:r w:rsidR="00E24201">
        <w:t>is</w:t>
      </w:r>
      <w:r w:rsidRPr="00EA75EC">
        <w:t xml:space="preserve"> equipped with a CTD to determine water depth, temperature, salinity, and density</w:t>
      </w:r>
      <w:r w:rsidR="00537D62">
        <w:t>;</w:t>
      </w:r>
      <w:r w:rsidRPr="00EA75EC">
        <w:t xml:space="preserve"> an optics puck measuring chlorophyll-a</w:t>
      </w:r>
      <w:r w:rsidR="00537D62">
        <w:t>, backscatter,</w:t>
      </w:r>
      <w:r w:rsidRPr="00EA75EC">
        <w:t xml:space="preserve"> and colored dissolved organic matter (CDOM) fluorescence</w:t>
      </w:r>
      <w:r w:rsidR="00537D62">
        <w:t>;</w:t>
      </w:r>
      <w:r w:rsidRPr="00EA75EC">
        <w:t xml:space="preserve"> an optode measuring dissolved oxygen</w:t>
      </w:r>
      <w:r w:rsidR="00537D62">
        <w:t>;</w:t>
      </w:r>
      <w:r w:rsidRPr="00EA75EC">
        <w:t xml:space="preserve"> and a DMON passive acoustics sensor for marine mammal monitoring and detection. The second glider </w:t>
      </w:r>
      <w:r w:rsidR="00E24201">
        <w:t>is</w:t>
      </w:r>
      <w:r w:rsidRPr="00EA75EC">
        <w:t xml:space="preserve"> equipped with an optics puck and an Acoustic Zooplankton Fish Profiler (AZFP) multi-frequency echo sounder for active acoustic detection of pelagic organisms. Similar to the first glider, the second glider </w:t>
      </w:r>
      <w:r w:rsidR="00E24201">
        <w:t>has</w:t>
      </w:r>
      <w:r w:rsidRPr="00EA75EC">
        <w:t xml:space="preserve"> a CTD, but this CTD package also include</w:t>
      </w:r>
      <w:r w:rsidR="00E24201">
        <w:t>s</w:t>
      </w:r>
      <w:r w:rsidRPr="00EA75EC">
        <w:t xml:space="preserve"> an integrated pH sensor for ocean acidification applications. Both gliders carry a fish telemetry receiver to track tagged species moving through the region. In addition to these paired seasonal missions, we will deploy a third glider equipped with the CTD/pH, optics puck, optode, and VEMCO receiver 3 times each year. These deployments fill coverage gaps in the seasonal glider deployments from the onset of seasonal stratification associated with the Cold Pool formation in the spring to the physical breakdown in the fall.</w:t>
      </w:r>
    </w:p>
    <w:p w14:paraId="6ACB6284" w14:textId="77777777" w:rsidR="00EA75EC" w:rsidRPr="002F509B" w:rsidRDefault="00EA75EC" w:rsidP="00EA75EC">
      <w:pPr>
        <w:spacing w:beforeLines="1" w:before="2" w:afterLines="1" w:after="2"/>
        <w:jc w:val="both"/>
        <w:rPr>
          <w:sz w:val="12"/>
          <w:szCs w:val="12"/>
        </w:rPr>
      </w:pPr>
    </w:p>
    <w:p w14:paraId="0200F8CA" w14:textId="320AFA72" w:rsidR="00EA75EC" w:rsidRDefault="00EA75EC" w:rsidP="00EA75EC">
      <w:pPr>
        <w:spacing w:beforeLines="1" w:before="2" w:afterLines="1" w:after="2"/>
        <w:jc w:val="both"/>
        <w:rPr>
          <w:rFonts w:eastAsia="Helvetica Neue"/>
        </w:rPr>
      </w:pPr>
      <w:r w:rsidRPr="00EA75EC">
        <w:rPr>
          <w:rFonts w:eastAsia="Helvetica Neue"/>
        </w:rPr>
        <w:t xml:space="preserve">The data quality assurance/quality control (QA/QC) and management for this project </w:t>
      </w:r>
      <w:r w:rsidR="00E24201">
        <w:rPr>
          <w:rFonts w:eastAsia="Helvetica Neue"/>
        </w:rPr>
        <w:t>is</w:t>
      </w:r>
      <w:r w:rsidRPr="00EA75EC">
        <w:rPr>
          <w:rFonts w:eastAsia="Helvetica Neue"/>
        </w:rPr>
        <w:t xml:space="preserve"> based on the considerable infrastructure already in place at Rutgers. Th</w:t>
      </w:r>
      <w:r w:rsidR="00E24201">
        <w:rPr>
          <w:rFonts w:eastAsia="Helvetica Neue"/>
        </w:rPr>
        <w:t xml:space="preserve">e project data management includes </w:t>
      </w:r>
      <w:r w:rsidRPr="00EA75EC">
        <w:rPr>
          <w:rFonts w:eastAsia="Helvetica Neue"/>
        </w:rPr>
        <w:t xml:space="preserve">the preservation, documentation, and sharing of data collections, and other related research and education products. The project will generate new data (near real-time and delayed mode QC’d datasets), and the specific data sets managed by this project include physical, chemical, and biological variables sampled by both glider and vessel platforms. </w:t>
      </w:r>
    </w:p>
    <w:p w14:paraId="16498416" w14:textId="77777777" w:rsidR="00EA75EC" w:rsidRPr="000F54DB" w:rsidRDefault="00EA75EC" w:rsidP="00EA75EC">
      <w:pPr>
        <w:spacing w:beforeLines="1" w:before="2" w:afterLines="1" w:after="2"/>
        <w:jc w:val="both"/>
        <w:rPr>
          <w:rFonts w:eastAsia="Helvetica Neue"/>
          <w:sz w:val="12"/>
          <w:szCs w:val="12"/>
        </w:rPr>
      </w:pPr>
    </w:p>
    <w:p w14:paraId="4F127FE0" w14:textId="54699CD1" w:rsidR="0039061F" w:rsidRPr="00434CB1" w:rsidRDefault="00EA75EC" w:rsidP="00EA75EC">
      <w:pPr>
        <w:spacing w:beforeLines="1" w:before="2" w:afterLines="1" w:after="2"/>
        <w:jc w:val="both"/>
        <w:rPr>
          <w:color w:val="242424"/>
          <w:bdr w:val="none" w:sz="0" w:space="0" w:color="auto" w:frame="1"/>
        </w:rPr>
      </w:pPr>
      <w:r>
        <w:rPr>
          <w:color w:val="000000" w:themeColor="text1"/>
        </w:rPr>
        <w:t>T</w:t>
      </w:r>
      <w:r w:rsidRPr="00EA75EC">
        <w:rPr>
          <w:color w:val="000000" w:themeColor="text1"/>
        </w:rPr>
        <w:t xml:space="preserve">he baseline data provided by the glider monitoring program </w:t>
      </w:r>
      <w:r>
        <w:rPr>
          <w:color w:val="000000" w:themeColor="text1"/>
        </w:rPr>
        <w:t xml:space="preserve">will be used </w:t>
      </w:r>
      <w:r w:rsidRPr="00EA75EC">
        <w:rPr>
          <w:color w:val="000000" w:themeColor="text1"/>
        </w:rPr>
        <w:t xml:space="preserve">as input to a series of </w:t>
      </w:r>
      <w:r w:rsidRPr="003A0ED6">
        <w:rPr>
          <w:color w:val="000000" w:themeColor="text1"/>
        </w:rPr>
        <w:t xml:space="preserve">analyses and products developed by our faculty and students. The specific products and analysis completed will be determined following consultation with the RMI leadership team. </w:t>
      </w:r>
    </w:p>
    <w:p w14:paraId="5DA69F71" w14:textId="77777777" w:rsidR="0039061F" w:rsidRPr="00434CB1" w:rsidRDefault="0039061F" w:rsidP="008D52B7">
      <w:pPr>
        <w:pStyle w:val="xmsonormal"/>
        <w:shd w:val="clear" w:color="auto" w:fill="FFFFFF"/>
        <w:spacing w:before="0" w:beforeAutospacing="0" w:after="0" w:afterAutospacing="0"/>
        <w:rPr>
          <w:color w:val="242424"/>
          <w:sz w:val="22"/>
          <w:szCs w:val="22"/>
        </w:rPr>
      </w:pPr>
    </w:p>
    <w:p w14:paraId="24FB76DE" w14:textId="77777777" w:rsidR="002F509B" w:rsidRDefault="002F509B" w:rsidP="0065793C">
      <w:pPr>
        <w:pStyle w:val="xmsonormal"/>
        <w:shd w:val="clear" w:color="auto" w:fill="FFFFFF"/>
        <w:spacing w:before="0" w:beforeAutospacing="0" w:after="0" w:afterAutospacing="0"/>
        <w:rPr>
          <w:b/>
          <w:bCs/>
          <w:color w:val="242424"/>
          <w:bdr w:val="none" w:sz="0" w:space="0" w:color="auto" w:frame="1"/>
        </w:rPr>
      </w:pPr>
    </w:p>
    <w:p w14:paraId="059A839E" w14:textId="4A3BFC93"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sidRPr="003A0ED6">
        <w:rPr>
          <w:b/>
          <w:bCs/>
          <w:color w:val="242424"/>
          <w:bdr w:val="none" w:sz="0" w:space="0" w:color="auto" w:frame="1"/>
        </w:rPr>
        <w:lastRenderedPageBreak/>
        <w:t>Work Progress</w:t>
      </w:r>
      <w:r w:rsidR="00E24201">
        <w:rPr>
          <w:b/>
          <w:bCs/>
          <w:color w:val="242424"/>
          <w:bdr w:val="none" w:sz="0" w:space="0" w:color="auto" w:frame="1"/>
        </w:rPr>
        <w:t xml:space="preserve"> During This Reporting Period (</w:t>
      </w:r>
      <w:ins w:id="6" w:author="Lori Garzio" w:date="2025-02-06T13:21:00Z">
        <w:r w:rsidR="00D36361">
          <w:rPr>
            <w:b/>
            <w:bCs/>
            <w:color w:val="242424"/>
            <w:bdr w:val="none" w:sz="0" w:space="0" w:color="auto" w:frame="1"/>
          </w:rPr>
          <w:t>October</w:t>
        </w:r>
      </w:ins>
      <w:del w:id="7" w:author="Lori Garzio" w:date="2025-02-06T13:21:00Z">
        <w:r w:rsidR="00136BB7" w:rsidDel="00D36361">
          <w:rPr>
            <w:b/>
            <w:bCs/>
            <w:color w:val="242424"/>
            <w:bdr w:val="none" w:sz="0" w:space="0" w:color="auto" w:frame="1"/>
          </w:rPr>
          <w:delText>May</w:delText>
        </w:r>
      </w:del>
      <w:r w:rsidR="009A2BB4">
        <w:rPr>
          <w:b/>
          <w:bCs/>
          <w:color w:val="242424"/>
          <w:bdr w:val="none" w:sz="0" w:space="0" w:color="auto" w:frame="1"/>
        </w:rPr>
        <w:t xml:space="preserve"> 2024</w:t>
      </w:r>
      <w:r w:rsidR="00136BB7">
        <w:rPr>
          <w:b/>
          <w:bCs/>
          <w:color w:val="242424"/>
          <w:bdr w:val="none" w:sz="0" w:space="0" w:color="auto" w:frame="1"/>
        </w:rPr>
        <w:t xml:space="preserve"> – </w:t>
      </w:r>
      <w:ins w:id="8" w:author="Lori Garzio" w:date="2025-02-06T13:22:00Z">
        <w:r w:rsidR="00D36361">
          <w:rPr>
            <w:b/>
            <w:bCs/>
            <w:color w:val="242424"/>
            <w:bdr w:val="none" w:sz="0" w:space="0" w:color="auto" w:frame="1"/>
          </w:rPr>
          <w:t>January</w:t>
        </w:r>
      </w:ins>
      <w:del w:id="9" w:author="Lori Garzio" w:date="2025-02-06T13:22:00Z">
        <w:r w:rsidR="00136BB7" w:rsidDel="00D36361">
          <w:rPr>
            <w:b/>
            <w:bCs/>
            <w:color w:val="242424"/>
            <w:bdr w:val="none" w:sz="0" w:space="0" w:color="auto" w:frame="1"/>
          </w:rPr>
          <w:delText>September</w:delText>
        </w:r>
      </w:del>
      <w:r w:rsidR="00136BB7">
        <w:rPr>
          <w:b/>
          <w:bCs/>
          <w:color w:val="242424"/>
          <w:bdr w:val="none" w:sz="0" w:space="0" w:color="auto" w:frame="1"/>
        </w:rPr>
        <w:t xml:space="preserve"> 202</w:t>
      </w:r>
      <w:ins w:id="10" w:author="Lori Garzio" w:date="2025-02-06T13:22:00Z">
        <w:r w:rsidR="00D36361">
          <w:rPr>
            <w:b/>
            <w:bCs/>
            <w:color w:val="242424"/>
            <w:bdr w:val="none" w:sz="0" w:space="0" w:color="auto" w:frame="1"/>
          </w:rPr>
          <w:t>5</w:t>
        </w:r>
      </w:ins>
      <w:del w:id="11" w:author="Lori Garzio" w:date="2025-02-06T13:22:00Z">
        <w:r w:rsidR="00136BB7" w:rsidDel="00D36361">
          <w:rPr>
            <w:b/>
            <w:bCs/>
            <w:color w:val="242424"/>
            <w:bdr w:val="none" w:sz="0" w:space="0" w:color="auto" w:frame="1"/>
          </w:rPr>
          <w:delText>4</w:delText>
        </w:r>
      </w:del>
      <w:r w:rsidR="00E24201">
        <w:rPr>
          <w:b/>
          <w:bCs/>
          <w:color w:val="242424"/>
          <w:bdr w:val="none" w:sz="0" w:space="0" w:color="auto" w:frame="1"/>
        </w:rPr>
        <w:t>)</w:t>
      </w:r>
      <w:r w:rsidRPr="003A0ED6">
        <w:rPr>
          <w:b/>
          <w:bCs/>
          <w:color w:val="242424"/>
          <w:bdr w:val="none" w:sz="0" w:space="0" w:color="auto" w:frame="1"/>
        </w:rPr>
        <w:t>:</w:t>
      </w:r>
    </w:p>
    <w:p w14:paraId="656F0DB1" w14:textId="76A476FF" w:rsidR="00D9377D" w:rsidRPr="00CE5D9E" w:rsidRDefault="00D9377D" w:rsidP="00D9377D">
      <w:pPr>
        <w:pStyle w:val="xmsonormal"/>
        <w:shd w:val="clear" w:color="auto" w:fill="FFFFFF"/>
        <w:spacing w:before="0" w:beforeAutospacing="0" w:after="0" w:afterAutospacing="0"/>
        <w:rPr>
          <w:b/>
          <w:bCs/>
          <w:color w:val="242424"/>
          <w:bdr w:val="none" w:sz="0" w:space="0" w:color="auto" w:frame="1"/>
        </w:rPr>
      </w:pPr>
      <w:r>
        <w:rPr>
          <w:noProof/>
          <w:color w:val="242424"/>
          <w:u w:val="single"/>
          <w:bdr w:val="none" w:sz="0" w:space="0" w:color="auto" w:frame="1"/>
        </w:rPr>
        <w:t>Equipment updates</w:t>
      </w:r>
      <w:r w:rsidRPr="00D9377D">
        <w:rPr>
          <w:noProof/>
          <w:color w:val="242424"/>
          <w:bdr w:val="none" w:sz="0" w:space="0" w:color="auto" w:frame="1"/>
        </w:rPr>
        <w:t xml:space="preserve">: </w:t>
      </w:r>
      <w:commentRangeStart w:id="12"/>
      <w:r>
        <w:rPr>
          <w:noProof/>
          <w:color w:val="242424"/>
          <w:bdr w:val="none" w:sz="0" w:space="0" w:color="auto" w:frame="1"/>
        </w:rPr>
        <w:t>In the April 2024 progress report, we described the issue regarding the failure of t</w:t>
      </w:r>
      <w:r w:rsidRPr="0014303D">
        <w:rPr>
          <w:color w:val="242424"/>
          <w:bdr w:val="none" w:sz="0" w:space="0" w:color="auto" w:frame="1"/>
        </w:rPr>
        <w:t>he</w:t>
      </w:r>
      <w:r>
        <w:rPr>
          <w:color w:val="242424"/>
          <w:bdr w:val="none" w:sz="0" w:space="0" w:color="auto" w:frame="1"/>
        </w:rPr>
        <w:t xml:space="preserve"> </w:t>
      </w:r>
      <w:r w:rsidRPr="0014303D">
        <w:rPr>
          <w:color w:val="242424"/>
          <w:bdr w:val="none" w:sz="0" w:space="0" w:color="auto" w:frame="1"/>
        </w:rPr>
        <w:t>200 kHz channel on the fish-configured AZFP echosounder housed on glider ru39</w:t>
      </w:r>
      <w:r>
        <w:rPr>
          <w:color w:val="242424"/>
          <w:bdr w:val="none" w:sz="0" w:space="0" w:color="auto" w:frame="1"/>
        </w:rPr>
        <w:t xml:space="preserve"> (noticed after the summer 2023</w:t>
      </w:r>
      <w:r w:rsidRPr="0014303D">
        <w:rPr>
          <w:color w:val="242424"/>
          <w:bdr w:val="none" w:sz="0" w:space="0" w:color="auto" w:frame="1"/>
        </w:rPr>
        <w:t xml:space="preserve"> paired mission</w:t>
      </w:r>
      <w:r>
        <w:rPr>
          <w:color w:val="242424"/>
          <w:bdr w:val="none" w:sz="0" w:space="0" w:color="auto" w:frame="1"/>
        </w:rPr>
        <w:t>)</w:t>
      </w:r>
      <w:r w:rsidRPr="0014303D">
        <w:rPr>
          <w:color w:val="242424"/>
          <w:bdr w:val="none" w:sz="0" w:space="0" w:color="auto" w:frame="1"/>
        </w:rPr>
        <w:t xml:space="preserve">. </w:t>
      </w:r>
      <w:r>
        <w:rPr>
          <w:color w:val="242424"/>
          <w:bdr w:val="none" w:sz="0" w:space="0" w:color="auto" w:frame="1"/>
        </w:rPr>
        <w:t>Since then,</w:t>
      </w:r>
      <w:r w:rsidRPr="0014303D">
        <w:rPr>
          <w:color w:val="242424"/>
          <w:bdr w:val="none" w:sz="0" w:space="0" w:color="auto" w:frame="1"/>
        </w:rPr>
        <w:t xml:space="preserve"> (ASL) diagnose</w:t>
      </w:r>
      <w:r>
        <w:rPr>
          <w:color w:val="242424"/>
          <w:bdr w:val="none" w:sz="0" w:space="0" w:color="auto" w:frame="1"/>
        </w:rPr>
        <w:t>d and repaired</w:t>
      </w:r>
      <w:r w:rsidRPr="0014303D">
        <w:rPr>
          <w:color w:val="242424"/>
          <w:bdr w:val="none" w:sz="0" w:space="0" w:color="auto" w:frame="1"/>
        </w:rPr>
        <w:t xml:space="preserve"> the </w:t>
      </w:r>
      <w:r w:rsidRPr="00F31690">
        <w:rPr>
          <w:color w:val="242424"/>
          <w:bdr w:val="none" w:sz="0" w:space="0" w:color="auto" w:frame="1"/>
        </w:rPr>
        <w:t xml:space="preserve">issue. This repaired AZFP sensor was used during the Summer </w:t>
      </w:r>
      <w:ins w:id="13" w:author="Delphine Mossman" w:date="2025-02-10T09:53:00Z" w16du:dateUtc="2025-02-10T14:53:00Z">
        <w:r w:rsidR="00FF4461">
          <w:rPr>
            <w:color w:val="242424"/>
            <w:bdr w:val="none" w:sz="0" w:space="0" w:color="auto" w:frame="1"/>
          </w:rPr>
          <w:t xml:space="preserve">and Fall </w:t>
        </w:r>
      </w:ins>
      <w:r w:rsidRPr="00F31690">
        <w:rPr>
          <w:color w:val="242424"/>
          <w:bdr w:val="none" w:sz="0" w:space="0" w:color="auto" w:frame="1"/>
        </w:rPr>
        <w:t>2024 paired mission.</w:t>
      </w:r>
      <w:commentRangeEnd w:id="12"/>
      <w:r w:rsidR="00713C99">
        <w:rPr>
          <w:rStyle w:val="CommentReference"/>
        </w:rPr>
        <w:commentReference w:id="12"/>
      </w:r>
      <w:ins w:id="14" w:author="Delphine Mossman" w:date="2025-02-10T09:53:00Z" w16du:dateUtc="2025-02-10T14:53:00Z">
        <w:r w:rsidR="00FF4461">
          <w:rPr>
            <w:color w:val="242424"/>
            <w:bdr w:val="none" w:sz="0" w:space="0" w:color="auto" w:frame="1"/>
          </w:rPr>
          <w:t xml:space="preserve"> No reoccurrence of the failure of the 200 kHz channel was observed.</w:t>
        </w:r>
      </w:ins>
    </w:p>
    <w:p w14:paraId="0D122CBF" w14:textId="77777777" w:rsidR="00D9377D" w:rsidRPr="00D9377D" w:rsidRDefault="00D9377D" w:rsidP="008D0519">
      <w:pPr>
        <w:pStyle w:val="xmsonormal"/>
        <w:spacing w:before="0" w:beforeAutospacing="0" w:after="0" w:afterAutospacing="0"/>
        <w:rPr>
          <w:noProof/>
          <w:color w:val="242424"/>
          <w:sz w:val="12"/>
          <w:szCs w:val="12"/>
          <w:u w:val="single"/>
          <w:bdr w:val="none" w:sz="0" w:space="0" w:color="auto" w:frame="1"/>
        </w:rPr>
      </w:pPr>
    </w:p>
    <w:p w14:paraId="23896AE7" w14:textId="097430E0" w:rsidR="008D0519" w:rsidRDefault="003A0ED6" w:rsidP="008D0519">
      <w:pPr>
        <w:pStyle w:val="xmsonormal"/>
        <w:spacing w:before="0" w:beforeAutospacing="0" w:after="0" w:afterAutospacing="0"/>
        <w:rPr>
          <w:color w:val="000000" w:themeColor="text1"/>
          <w:bdr w:val="none" w:sz="0" w:space="0" w:color="auto" w:frame="1"/>
        </w:rPr>
      </w:pPr>
      <w:r w:rsidRPr="00434CB1">
        <w:rPr>
          <w:noProof/>
          <w:color w:val="242424"/>
          <w:u w:val="single"/>
          <w:bdr w:val="none" w:sz="0" w:space="0" w:color="auto" w:frame="1"/>
        </w:rPr>
        <w:drawing>
          <wp:anchor distT="0" distB="0" distL="114300" distR="114300" simplePos="0" relativeHeight="251658240" behindDoc="1" locked="0" layoutInCell="1" allowOverlap="1" wp14:anchorId="14ABEF5D" wp14:editId="32B8507B">
            <wp:simplePos x="0" y="0"/>
            <wp:positionH relativeFrom="column">
              <wp:posOffset>3534544</wp:posOffset>
            </wp:positionH>
            <wp:positionV relativeFrom="paragraph">
              <wp:posOffset>321878</wp:posOffset>
            </wp:positionV>
            <wp:extent cx="2419350" cy="2176145"/>
            <wp:effectExtent l="0" t="0" r="6350" b="0"/>
            <wp:wrapTight wrapText="bothSides">
              <wp:wrapPolygon edited="0">
                <wp:start x="0" y="0"/>
                <wp:lineTo x="0" y="21430"/>
                <wp:lineTo x="21543" y="21430"/>
                <wp:lineTo x="21543" y="0"/>
                <wp:lineTo x="0" y="0"/>
              </wp:wrapPolygon>
            </wp:wrapTight>
            <wp:docPr id="3" name="Picture 2" descr="A map of a sea&#10;&#10;Description automatically generated">
              <a:extLst xmlns:a="http://schemas.openxmlformats.org/drawingml/2006/main">
                <a:ext uri="{FF2B5EF4-FFF2-40B4-BE49-F238E27FC236}">
                  <a16:creationId xmlns:a16="http://schemas.microsoft.com/office/drawing/2014/main" id="{4C17FF1A-728C-B21C-2813-C82ED6E4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ea&#10;&#10;Description automatically generated">
                      <a:extLst>
                        <a:ext uri="{FF2B5EF4-FFF2-40B4-BE49-F238E27FC236}">
                          <a16:creationId xmlns:a16="http://schemas.microsoft.com/office/drawing/2014/main" id="{4C17FF1A-728C-B21C-2813-C82ED6E4C964}"/>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76145"/>
                    </a:xfrm>
                    <a:prstGeom prst="rect">
                      <a:avLst/>
                    </a:prstGeom>
                    <a:noFill/>
                  </pic:spPr>
                </pic:pic>
              </a:graphicData>
            </a:graphic>
            <wp14:sizeRelH relativeFrom="page">
              <wp14:pctWidth>0</wp14:pctWidth>
            </wp14:sizeRelH>
            <wp14:sizeRelV relativeFrom="page">
              <wp14:pctHeight>0</wp14:pctHeight>
            </wp14:sizeRelV>
          </wp:anchor>
        </w:drawing>
      </w:r>
      <w:r w:rsidR="00B02C9D" w:rsidRPr="00AE1BB2">
        <w:rPr>
          <w:noProof/>
          <w:color w:val="242424"/>
          <w:u w:val="single"/>
          <w:bdr w:val="none" w:sz="0" w:space="0" w:color="auto" w:frame="1"/>
        </w:rPr>
        <w:t>Glider deployments</w:t>
      </w:r>
      <w:r w:rsidR="00D22BCE">
        <w:rPr>
          <w:color w:val="242424"/>
          <w:bdr w:val="none" w:sz="0" w:space="0" w:color="auto" w:frame="1"/>
        </w:rPr>
        <w:t xml:space="preserve">: </w:t>
      </w:r>
      <w:r w:rsidR="00B02C9D">
        <w:rPr>
          <w:color w:val="242424"/>
          <w:bdr w:val="none" w:sz="0" w:space="0" w:color="auto" w:frame="1"/>
        </w:rPr>
        <w:t xml:space="preserve">We have conducted a total of </w:t>
      </w:r>
      <w:r w:rsidR="00D65226" w:rsidRPr="00E33B93">
        <w:rPr>
          <w:color w:val="242424"/>
          <w:bdr w:val="none" w:sz="0" w:space="0" w:color="auto" w:frame="1"/>
        </w:rPr>
        <w:t>1</w:t>
      </w:r>
      <w:ins w:id="15" w:author="Lori Garzio" w:date="2025-02-06T13:32:00Z">
        <w:r w:rsidR="00D36361">
          <w:rPr>
            <w:color w:val="242424"/>
            <w:bdr w:val="none" w:sz="0" w:space="0" w:color="auto" w:frame="1"/>
          </w:rPr>
          <w:t>8</w:t>
        </w:r>
      </w:ins>
      <w:del w:id="16"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 xml:space="preserve">glider deployments for this project, </w:t>
      </w:r>
      <w:ins w:id="17" w:author="Lori Garzio" w:date="2025-02-06T13:32:00Z">
        <w:r w:rsidR="00D36361">
          <w:rPr>
            <w:color w:val="242424"/>
            <w:bdr w:val="none" w:sz="0" w:space="0" w:color="auto" w:frame="1"/>
          </w:rPr>
          <w:t>3</w:t>
        </w:r>
      </w:ins>
      <w:del w:id="18"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in the current reporting period. We conducted a paired Spring 2023 mission (</w:t>
      </w:r>
      <w:r w:rsidR="00FA4180">
        <w:rPr>
          <w:color w:val="242424"/>
          <w:bdr w:val="none" w:sz="0" w:space="0" w:color="auto" w:frame="1"/>
        </w:rPr>
        <w:t>4/20 - 5/12</w:t>
      </w:r>
      <w:r w:rsidR="002E68B7">
        <w:rPr>
          <w:color w:val="242424"/>
          <w:bdr w:val="none" w:sz="0" w:space="0" w:color="auto" w:frame="1"/>
        </w:rPr>
        <w:t>; previous reporting period – June 2023 report</w:t>
      </w:r>
      <w:r w:rsidR="00B02C9D">
        <w:rPr>
          <w:color w:val="242424"/>
          <w:bdr w:val="none" w:sz="0" w:space="0" w:color="auto" w:frame="1"/>
        </w:rPr>
        <w:t>), two single-glider gap fill missions (</w:t>
      </w:r>
      <w:r w:rsidR="00A11ADE">
        <w:rPr>
          <w:color w:val="242424"/>
          <w:bdr w:val="none" w:sz="0" w:space="0" w:color="auto" w:frame="1"/>
        </w:rPr>
        <w:t>06/29 - 08/02</w:t>
      </w:r>
      <w:r w:rsidR="00B02C9D">
        <w:rPr>
          <w:color w:val="242424"/>
          <w:bdr w:val="none" w:sz="0" w:space="0" w:color="auto" w:frame="1"/>
        </w:rPr>
        <w:t xml:space="preserve"> and </w:t>
      </w:r>
      <w:r w:rsidR="00930B3F">
        <w:rPr>
          <w:color w:val="242424"/>
          <w:bdr w:val="none" w:sz="0" w:space="0" w:color="auto" w:frame="1"/>
        </w:rPr>
        <w:t>09/20 - 10/19</w:t>
      </w:r>
      <w:r w:rsidR="002E68B7">
        <w:rPr>
          <w:color w:val="242424"/>
          <w:bdr w:val="none" w:sz="0" w:space="0" w:color="auto" w:frame="1"/>
        </w:rPr>
        <w:t>; previous reporting period – November 2023 report</w:t>
      </w:r>
      <w:r w:rsidR="00B02C9D">
        <w:rPr>
          <w:color w:val="242424"/>
          <w:bdr w:val="none" w:sz="0" w:space="0" w:color="auto" w:frame="1"/>
        </w:rPr>
        <w:t>), a paired glider Summer 2023 mission (</w:t>
      </w:r>
      <w:r w:rsidR="00A11ADE">
        <w:rPr>
          <w:color w:val="242424"/>
          <w:bdr w:val="none" w:sz="0" w:space="0" w:color="auto" w:frame="1"/>
        </w:rPr>
        <w:t>08/17 - 09/20</w:t>
      </w:r>
      <w:r w:rsidR="002E68B7">
        <w:rPr>
          <w:color w:val="242424"/>
          <w:bdr w:val="none" w:sz="0" w:space="0" w:color="auto" w:frame="1"/>
        </w:rPr>
        <w:t>; previous reporting period – November 2023 report</w:t>
      </w:r>
      <w:r w:rsidR="00B02C9D">
        <w:rPr>
          <w:color w:val="242424"/>
          <w:bdr w:val="none" w:sz="0" w:space="0" w:color="auto" w:frame="1"/>
        </w:rPr>
        <w:t>), a paired glider Fall 2023 mission (</w:t>
      </w:r>
      <w:r w:rsidR="00930B3F">
        <w:rPr>
          <w:color w:val="242424"/>
          <w:bdr w:val="none" w:sz="0" w:space="0" w:color="auto" w:frame="1"/>
        </w:rPr>
        <w:t>11/03</w:t>
      </w:r>
      <w:r w:rsidR="00B02C9D">
        <w:rPr>
          <w:color w:val="242424"/>
          <w:bdr w:val="none" w:sz="0" w:space="0" w:color="auto" w:frame="1"/>
        </w:rPr>
        <w:t xml:space="preserve"> </w:t>
      </w:r>
      <w:r w:rsidR="002E68B7">
        <w:rPr>
          <w:color w:val="242424"/>
          <w:bdr w:val="none" w:sz="0" w:space="0" w:color="auto" w:frame="1"/>
        </w:rPr>
        <w:t>–</w:t>
      </w:r>
      <w:r w:rsidR="00B02C9D">
        <w:rPr>
          <w:color w:val="242424"/>
          <w:bdr w:val="none" w:sz="0" w:space="0" w:color="auto" w:frame="1"/>
        </w:rPr>
        <w:t xml:space="preserve"> </w:t>
      </w:r>
      <w:r w:rsidR="006D218E">
        <w:rPr>
          <w:color w:val="242424"/>
          <w:bdr w:val="none" w:sz="0" w:space="0" w:color="auto" w:frame="1"/>
        </w:rPr>
        <w:t>12/05</w:t>
      </w:r>
      <w:r w:rsidR="002E68B7">
        <w:rPr>
          <w:color w:val="242424"/>
          <w:bdr w:val="none" w:sz="0" w:space="0" w:color="auto" w:frame="1"/>
        </w:rPr>
        <w:t>; previous reporting period – November 2023 report</w:t>
      </w:r>
      <w:r w:rsidR="00B02C9D">
        <w:rPr>
          <w:color w:val="242424"/>
          <w:bdr w:val="none" w:sz="0" w:space="0" w:color="auto" w:frame="1"/>
        </w:rPr>
        <w:t>)</w:t>
      </w:r>
      <w:r w:rsidR="002E68B7">
        <w:rPr>
          <w:color w:val="242424"/>
          <w:bdr w:val="none" w:sz="0" w:space="0" w:color="auto" w:frame="1"/>
        </w:rPr>
        <w:t>, a paired glider Winter 2024 mission (</w:t>
      </w:r>
      <w:r w:rsidR="002E68B7" w:rsidRPr="006D218E">
        <w:rPr>
          <w:color w:val="242424"/>
          <w:bdr w:val="none" w:sz="0" w:space="0" w:color="auto" w:frame="1"/>
        </w:rPr>
        <w:t>0</w:t>
      </w:r>
      <w:r w:rsidR="006D218E" w:rsidRPr="006D218E">
        <w:rPr>
          <w:color w:val="242424"/>
          <w:bdr w:val="none" w:sz="0" w:space="0" w:color="auto" w:frame="1"/>
        </w:rPr>
        <w:t>2</w:t>
      </w:r>
      <w:r w:rsidR="002E68B7" w:rsidRPr="006D218E">
        <w:rPr>
          <w:color w:val="242424"/>
          <w:bdr w:val="none" w:sz="0" w:space="0" w:color="auto" w:frame="1"/>
        </w:rPr>
        <w:t>/1</w:t>
      </w:r>
      <w:r w:rsidR="006D218E" w:rsidRPr="006D218E">
        <w:rPr>
          <w:color w:val="242424"/>
          <w:bdr w:val="none" w:sz="0" w:space="0" w:color="auto" w:frame="1"/>
        </w:rPr>
        <w:t>5</w:t>
      </w:r>
      <w:r w:rsidR="002E68B7" w:rsidRPr="006D218E">
        <w:rPr>
          <w:color w:val="242424"/>
          <w:bdr w:val="none" w:sz="0" w:space="0" w:color="auto" w:frame="1"/>
        </w:rPr>
        <w:t xml:space="preserve"> - 0</w:t>
      </w:r>
      <w:r w:rsidR="006D218E" w:rsidRPr="006D218E">
        <w:rPr>
          <w:color w:val="242424"/>
          <w:bdr w:val="none" w:sz="0" w:space="0" w:color="auto" w:frame="1"/>
        </w:rPr>
        <w:t>3</w:t>
      </w:r>
      <w:r w:rsidR="002E68B7" w:rsidRPr="006D218E">
        <w:rPr>
          <w:color w:val="242424"/>
          <w:bdr w:val="none" w:sz="0" w:space="0" w:color="auto" w:frame="1"/>
        </w:rPr>
        <w:t>/</w:t>
      </w:r>
      <w:r w:rsidR="006D218E" w:rsidRPr="006D218E">
        <w:rPr>
          <w:color w:val="242424"/>
          <w:bdr w:val="none" w:sz="0" w:space="0" w:color="auto" w:frame="1"/>
        </w:rPr>
        <w:t>14</w:t>
      </w:r>
      <w:r w:rsidR="002E68B7" w:rsidRPr="006D218E">
        <w:rPr>
          <w:color w:val="242424"/>
          <w:bdr w:val="none" w:sz="0" w:space="0" w:color="auto" w:frame="1"/>
        </w:rPr>
        <w:t>;</w:t>
      </w:r>
      <w:r w:rsidR="002E68B7">
        <w:rPr>
          <w:color w:val="242424"/>
          <w:bdr w:val="none" w:sz="0" w:space="0" w:color="auto" w:frame="1"/>
        </w:rPr>
        <w:t xml:space="preserve"> </w:t>
      </w:r>
      <w:r w:rsidR="00D65226">
        <w:rPr>
          <w:color w:val="242424"/>
          <w:bdr w:val="none" w:sz="0" w:space="0" w:color="auto" w:frame="1"/>
        </w:rPr>
        <w:t>previous reporting period – April 2024 report</w:t>
      </w:r>
      <w:r w:rsidR="002E68B7">
        <w:rPr>
          <w:color w:val="242424"/>
          <w:bdr w:val="none" w:sz="0" w:space="0" w:color="auto" w:frame="1"/>
        </w:rPr>
        <w:t>)</w:t>
      </w:r>
      <w:r w:rsidR="00D65226">
        <w:rPr>
          <w:color w:val="242424"/>
          <w:bdr w:val="none" w:sz="0" w:space="0" w:color="auto" w:frame="1"/>
        </w:rPr>
        <w:t xml:space="preserve">, a paired glider Spring 2024 mission (04/29 – 05/29; </w:t>
      </w:r>
      <w:ins w:id="19" w:author="Lori Garzio" w:date="2025-02-06T13:32:00Z">
        <w:r w:rsidR="009774EA">
          <w:rPr>
            <w:color w:val="242424"/>
            <w:bdr w:val="none" w:sz="0" w:space="0" w:color="auto" w:frame="1"/>
          </w:rPr>
          <w:t>previous</w:t>
        </w:r>
      </w:ins>
      <w:del w:id="20" w:author="Lori Garzio" w:date="2025-02-06T13:32:00Z">
        <w:r w:rsidR="00D65226" w:rsidDel="009774EA">
          <w:rPr>
            <w:color w:val="242424"/>
            <w:bdr w:val="none" w:sz="0" w:space="0" w:color="auto" w:frame="1"/>
          </w:rPr>
          <w:delText>this</w:delText>
        </w:r>
      </w:del>
      <w:r w:rsidR="00D65226">
        <w:rPr>
          <w:color w:val="242424"/>
          <w:bdr w:val="none" w:sz="0" w:space="0" w:color="auto" w:frame="1"/>
        </w:rPr>
        <w:t xml:space="preserve"> report</w:t>
      </w:r>
      <w:ins w:id="21" w:author="Lori Garzio" w:date="2025-02-06T13:32:00Z">
        <w:r w:rsidR="009774EA">
          <w:rPr>
            <w:color w:val="242424"/>
            <w:bdr w:val="none" w:sz="0" w:space="0" w:color="auto" w:frame="1"/>
          </w:rPr>
          <w:t>ing per</w:t>
        </w:r>
      </w:ins>
      <w:ins w:id="22" w:author="Lori Garzio" w:date="2025-02-06T13:33:00Z">
        <w:r w:rsidR="009774EA">
          <w:rPr>
            <w:color w:val="242424"/>
            <w:bdr w:val="none" w:sz="0" w:space="0" w:color="auto" w:frame="1"/>
          </w:rPr>
          <w:t>iod – September 2024 report</w:t>
        </w:r>
      </w:ins>
      <w:r w:rsidR="00D65226">
        <w:rPr>
          <w:color w:val="242424"/>
          <w:bdr w:val="none" w:sz="0" w:space="0" w:color="auto" w:frame="1"/>
        </w:rPr>
        <w:t xml:space="preserve">), a single-glider gap fill mission (06/12 – 07/09; </w:t>
      </w:r>
      <w:ins w:id="23" w:author="Lori Garzio" w:date="2025-02-06T13:33:00Z">
        <w:r w:rsidR="009774EA">
          <w:rPr>
            <w:color w:val="242424"/>
            <w:bdr w:val="none" w:sz="0" w:space="0" w:color="auto" w:frame="1"/>
          </w:rPr>
          <w:t>previous</w:t>
        </w:r>
      </w:ins>
      <w:del w:id="24" w:author="Lori Garzio" w:date="2025-02-06T13:33:00Z">
        <w:r w:rsidR="00D65226" w:rsidDel="009774EA">
          <w:rPr>
            <w:color w:val="242424"/>
            <w:bdr w:val="none" w:sz="0" w:space="0" w:color="auto" w:frame="1"/>
          </w:rPr>
          <w:delText>this</w:delText>
        </w:r>
      </w:del>
      <w:r w:rsidR="00D65226">
        <w:rPr>
          <w:color w:val="242424"/>
          <w:bdr w:val="none" w:sz="0" w:space="0" w:color="auto" w:frame="1"/>
        </w:rPr>
        <w:t xml:space="preserve"> report</w:t>
      </w:r>
      <w:ins w:id="25" w:author="Lori Garzio" w:date="2025-02-06T13:33:00Z">
        <w:r w:rsidR="009774EA">
          <w:rPr>
            <w:color w:val="242424"/>
            <w:bdr w:val="none" w:sz="0" w:space="0" w:color="auto" w:frame="1"/>
          </w:rPr>
          <w:t>ing period – September 2024 report</w:t>
        </w:r>
      </w:ins>
      <w:r w:rsidR="00D65226">
        <w:rPr>
          <w:color w:val="242424"/>
          <w:bdr w:val="none" w:sz="0" w:space="0" w:color="auto" w:frame="1"/>
        </w:rPr>
        <w:t>),</w:t>
      </w:r>
      <w:del w:id="26" w:author="Lori Garzio" w:date="2025-02-06T13:34:00Z">
        <w:r w:rsidR="00D65226" w:rsidDel="009774EA">
          <w:rPr>
            <w:color w:val="242424"/>
            <w:bdr w:val="none" w:sz="0" w:space="0" w:color="auto" w:frame="1"/>
          </w:rPr>
          <w:delText xml:space="preserve"> and</w:delText>
        </w:r>
      </w:del>
      <w:r w:rsidR="00D65226">
        <w:rPr>
          <w:color w:val="242424"/>
          <w:bdr w:val="none" w:sz="0" w:space="0" w:color="auto" w:frame="1"/>
        </w:rPr>
        <w:t xml:space="preserve"> a paired glider Summer 2024 mission (07/23 – 08/23; </w:t>
      </w:r>
      <w:ins w:id="27" w:author="Lori Garzio" w:date="2025-02-06T13:34:00Z">
        <w:r w:rsidR="009774EA">
          <w:rPr>
            <w:color w:val="242424"/>
            <w:bdr w:val="none" w:sz="0" w:space="0" w:color="auto" w:frame="1"/>
          </w:rPr>
          <w:t>previous</w:t>
        </w:r>
      </w:ins>
      <w:del w:id="28" w:author="Lori Garzio" w:date="2025-02-06T13:34:00Z">
        <w:r w:rsidR="00D65226" w:rsidDel="009774EA">
          <w:rPr>
            <w:color w:val="242424"/>
            <w:bdr w:val="none" w:sz="0" w:space="0" w:color="auto" w:frame="1"/>
          </w:rPr>
          <w:delText>this</w:delText>
        </w:r>
      </w:del>
      <w:r w:rsidR="00D65226">
        <w:rPr>
          <w:color w:val="242424"/>
          <w:bdr w:val="none" w:sz="0" w:space="0" w:color="auto" w:frame="1"/>
        </w:rPr>
        <w:t xml:space="preserve"> report</w:t>
      </w:r>
      <w:ins w:id="29" w:author="Lori Garzio" w:date="2025-02-06T13:35:00Z">
        <w:r w:rsidR="009774EA">
          <w:rPr>
            <w:color w:val="242424"/>
            <w:bdr w:val="none" w:sz="0" w:space="0" w:color="auto" w:frame="1"/>
          </w:rPr>
          <w:t>ing period – September 2024 report</w:t>
        </w:r>
      </w:ins>
      <w:r w:rsidR="00D65226">
        <w:rPr>
          <w:color w:val="242424"/>
          <w:bdr w:val="none" w:sz="0" w:space="0" w:color="auto" w:frame="1"/>
        </w:rPr>
        <w:t>)</w:t>
      </w:r>
      <w:ins w:id="30" w:author="Lori Garzio" w:date="2025-02-06T13:35:00Z">
        <w:r w:rsidR="009774EA">
          <w:rPr>
            <w:color w:val="242424"/>
            <w:bdr w:val="none" w:sz="0" w:space="0" w:color="auto" w:frame="1"/>
          </w:rPr>
          <w:t>, a single-glider gap fill mission (</w:t>
        </w:r>
      </w:ins>
      <w:ins w:id="31" w:author="Lori Garzio" w:date="2025-02-06T13:36:00Z">
        <w:r w:rsidR="009774EA">
          <w:rPr>
            <w:color w:val="242424"/>
            <w:bdr w:val="none" w:sz="0" w:space="0" w:color="auto" w:frame="1"/>
          </w:rPr>
          <w:t>09/04</w:t>
        </w:r>
      </w:ins>
      <w:ins w:id="32" w:author="Lori Garzio" w:date="2025-02-06T13:37:00Z">
        <w:r w:rsidR="009774EA">
          <w:rPr>
            <w:color w:val="242424"/>
            <w:bdr w:val="none" w:sz="0" w:space="0" w:color="auto" w:frame="1"/>
          </w:rPr>
          <w:t xml:space="preserve"> – 10/05; this report</w:t>
        </w:r>
      </w:ins>
      <w:ins w:id="33" w:author="Lori Garzio" w:date="2025-02-06T13:35:00Z">
        <w:r w:rsidR="009774EA">
          <w:rPr>
            <w:color w:val="242424"/>
            <w:bdr w:val="none" w:sz="0" w:space="0" w:color="auto" w:frame="1"/>
          </w:rPr>
          <w:t>)</w:t>
        </w:r>
      </w:ins>
      <w:ins w:id="34" w:author="Lori Garzio" w:date="2025-02-06T13:37:00Z">
        <w:r w:rsidR="009774EA">
          <w:rPr>
            <w:color w:val="242424"/>
            <w:bdr w:val="none" w:sz="0" w:space="0" w:color="auto" w:frame="1"/>
          </w:rPr>
          <w:t>, and a paired glider Fall 2024</w:t>
        </w:r>
      </w:ins>
      <w:ins w:id="35" w:author="Lori Garzio" w:date="2025-02-06T13:38:00Z">
        <w:r w:rsidR="009774EA">
          <w:rPr>
            <w:color w:val="242424"/>
            <w:bdr w:val="none" w:sz="0" w:space="0" w:color="auto" w:frame="1"/>
          </w:rPr>
          <w:t xml:space="preserve"> mission (10/21 – 11/19; this report)</w:t>
        </w:r>
      </w:ins>
      <w:r w:rsidR="00B02C9D">
        <w:rPr>
          <w:color w:val="242424"/>
          <w:bdr w:val="none" w:sz="0" w:space="0" w:color="auto" w:frame="1"/>
        </w:rPr>
        <w:t>.</w:t>
      </w:r>
      <w:r w:rsidR="00BC3121">
        <w:rPr>
          <w:color w:val="242424"/>
          <w:bdr w:val="none" w:sz="0" w:space="0" w:color="auto" w:frame="1"/>
        </w:rPr>
        <w:t xml:space="preserve"> </w:t>
      </w:r>
      <w:r w:rsidR="006D218E">
        <w:rPr>
          <w:color w:val="242424"/>
          <w:bdr w:val="none" w:sz="0" w:space="0" w:color="auto" w:frame="1"/>
        </w:rPr>
        <w:t xml:space="preserve">These </w:t>
      </w:r>
      <w:r w:rsidR="00D65226">
        <w:rPr>
          <w:color w:val="242424"/>
          <w:bdr w:val="none" w:sz="0" w:space="0" w:color="auto" w:frame="1"/>
        </w:rPr>
        <w:t>1</w:t>
      </w:r>
      <w:ins w:id="36" w:author="Lori Garzio" w:date="2025-02-06T13:38:00Z">
        <w:r w:rsidR="009774EA">
          <w:rPr>
            <w:color w:val="242424"/>
            <w:bdr w:val="none" w:sz="0" w:space="0" w:color="auto" w:frame="1"/>
          </w:rPr>
          <w:t>8</w:t>
        </w:r>
      </w:ins>
      <w:del w:id="37" w:author="Lori Garzio" w:date="2025-02-06T13:38:00Z">
        <w:r w:rsidR="00D65226" w:rsidDel="009774EA">
          <w:rPr>
            <w:color w:val="242424"/>
            <w:bdr w:val="none" w:sz="0" w:space="0" w:color="auto" w:frame="1"/>
          </w:rPr>
          <w:delText>5</w:delText>
        </w:r>
      </w:del>
      <w:r w:rsidR="00D65226">
        <w:rPr>
          <w:color w:val="242424"/>
          <w:bdr w:val="none" w:sz="0" w:space="0" w:color="auto" w:frame="1"/>
        </w:rPr>
        <w:t xml:space="preserve"> </w:t>
      </w:r>
      <w:r w:rsidR="006D218E">
        <w:rPr>
          <w:color w:val="242424"/>
          <w:bdr w:val="none" w:sz="0" w:space="0" w:color="auto" w:frame="1"/>
        </w:rPr>
        <w:t>deployments conclude</w:t>
      </w:r>
      <w:ins w:id="38" w:author="Lori Garzio" w:date="2025-02-06T13:39:00Z">
        <w:r w:rsidR="00CF0889">
          <w:rPr>
            <w:color w:val="242424"/>
            <w:bdr w:val="none" w:sz="0" w:space="0" w:color="auto" w:frame="1"/>
          </w:rPr>
          <w:t xml:space="preserve"> two</w:t>
        </w:r>
      </w:ins>
      <w:del w:id="39" w:author="Lori Garzio" w:date="2025-02-06T13:39:00Z">
        <w:r w:rsidR="006D218E" w:rsidDel="00CF0889">
          <w:rPr>
            <w:color w:val="242424"/>
            <w:bdr w:val="none" w:sz="0" w:space="0" w:color="auto" w:frame="1"/>
          </w:rPr>
          <w:delText>s a</w:delText>
        </w:r>
      </w:del>
      <w:r w:rsidR="006D218E">
        <w:rPr>
          <w:color w:val="242424"/>
          <w:bdr w:val="none" w:sz="0" w:space="0" w:color="auto" w:frame="1"/>
        </w:rPr>
        <w:t xml:space="preserve"> full annual cycle</w:t>
      </w:r>
      <w:ins w:id="40" w:author="Lori Garzio" w:date="2025-02-06T13:39:00Z">
        <w:r w:rsidR="00CF0889">
          <w:rPr>
            <w:color w:val="242424"/>
            <w:bdr w:val="none" w:sz="0" w:space="0" w:color="auto" w:frame="1"/>
          </w:rPr>
          <w:t>s</w:t>
        </w:r>
      </w:ins>
      <w:r w:rsidR="006D218E">
        <w:rPr>
          <w:color w:val="242424"/>
          <w:bdr w:val="none" w:sz="0" w:space="0" w:color="auto" w:frame="1"/>
        </w:rPr>
        <w:t xml:space="preserve"> of data collection</w:t>
      </w:r>
      <w:del w:id="41" w:author="Lori Garzio" w:date="2025-02-06T13:39:00Z">
        <w:r w:rsidR="00D65226" w:rsidDel="00CF0889">
          <w:rPr>
            <w:color w:val="242424"/>
            <w:bdr w:val="none" w:sz="0" w:space="0" w:color="auto" w:frame="1"/>
          </w:rPr>
          <w:delText>, plus another spring and summer</w:delText>
        </w:r>
      </w:del>
      <w:del w:id="42" w:author="Lori Garzio" w:date="2025-02-06T13:47:00Z">
        <w:r w:rsidR="006D218E" w:rsidDel="003D22DA">
          <w:rPr>
            <w:color w:val="242424"/>
            <w:bdr w:val="none" w:sz="0" w:space="0" w:color="auto" w:frame="1"/>
          </w:rPr>
          <w:delText>, providing greater than seasonal resolution</w:delText>
        </w:r>
      </w:del>
      <w:r w:rsidR="006D218E">
        <w:rPr>
          <w:color w:val="242424"/>
          <w:bdr w:val="none" w:sz="0" w:space="0" w:color="auto" w:frame="1"/>
        </w:rPr>
        <w:t xml:space="preserve">. </w:t>
      </w:r>
      <w:r w:rsidR="00EA6760">
        <w:rPr>
          <w:color w:val="242424"/>
          <w:bdr w:val="none" w:sz="0" w:space="0" w:color="auto" w:frame="1"/>
        </w:rPr>
        <w:t>The approximate path taken for each glider mission is indicated in the figure (right), and sensors aboard each glider and mission are included in the table below.</w:t>
      </w:r>
      <w:r w:rsidR="00B02C9D">
        <w:rPr>
          <w:color w:val="242424"/>
          <w:bdr w:val="none" w:sz="0" w:space="0" w:color="auto" w:frame="1"/>
        </w:rPr>
        <w:t xml:space="preserve"> </w:t>
      </w:r>
      <w:commentRangeStart w:id="43"/>
      <w:r w:rsidRPr="00E772A3">
        <w:rPr>
          <w:color w:val="000000" w:themeColor="text1"/>
          <w:bdr w:val="none" w:sz="0" w:space="0" w:color="auto" w:frame="1"/>
        </w:rPr>
        <w:t xml:space="preserve">Details of the data collected over </w:t>
      </w:r>
      <w:r w:rsidR="004B1D92">
        <w:rPr>
          <w:color w:val="000000" w:themeColor="text1"/>
          <w:bdr w:val="none" w:sz="0" w:space="0" w:color="auto" w:frame="1"/>
        </w:rPr>
        <w:t xml:space="preserve">the </w:t>
      </w:r>
      <w:r w:rsidR="00D65226">
        <w:rPr>
          <w:color w:val="000000" w:themeColor="text1"/>
          <w:bdr w:val="none" w:sz="0" w:space="0" w:color="auto" w:frame="1"/>
        </w:rPr>
        <w:t xml:space="preserve">Spring, Gap-Fill, and Summer </w:t>
      </w:r>
      <w:r w:rsidR="004B1D92">
        <w:rPr>
          <w:color w:val="000000" w:themeColor="text1"/>
          <w:bdr w:val="none" w:sz="0" w:space="0" w:color="auto" w:frame="1"/>
        </w:rPr>
        <w:t>2024</w:t>
      </w:r>
      <w:r w:rsidRPr="00E772A3">
        <w:rPr>
          <w:color w:val="000000" w:themeColor="text1"/>
          <w:bdr w:val="none" w:sz="0" w:space="0" w:color="auto" w:frame="1"/>
        </w:rPr>
        <w:t xml:space="preserve"> mission</w:t>
      </w:r>
      <w:r w:rsidR="00D65226">
        <w:rPr>
          <w:color w:val="000000" w:themeColor="text1"/>
          <w:bdr w:val="none" w:sz="0" w:space="0" w:color="auto" w:frame="1"/>
        </w:rPr>
        <w:t>s</w:t>
      </w:r>
      <w:r w:rsidRPr="00E772A3">
        <w:rPr>
          <w:color w:val="000000" w:themeColor="text1"/>
          <w:bdr w:val="none" w:sz="0" w:space="0" w:color="auto" w:frame="1"/>
        </w:rPr>
        <w:t xml:space="preserve"> are described in greater detail below in ‘Preliminary Results’.</w:t>
      </w:r>
      <w:commentRangeEnd w:id="43"/>
      <w:r w:rsidR="003D22DA">
        <w:rPr>
          <w:rStyle w:val="CommentReference"/>
        </w:rPr>
        <w:commentReference w:id="43"/>
      </w:r>
      <w:r w:rsidRPr="00E772A3">
        <w:rPr>
          <w:color w:val="000000" w:themeColor="text1"/>
          <w:bdr w:val="none" w:sz="0" w:space="0" w:color="auto" w:frame="1"/>
        </w:rPr>
        <w:t xml:space="preserve"> </w:t>
      </w:r>
      <w:del w:id="44" w:author="Lori Garzio" w:date="2025-02-06T13:48:00Z">
        <w:r w:rsidR="00231891" w:rsidDel="003D22DA">
          <w:rPr>
            <w:color w:val="000000" w:themeColor="text1"/>
            <w:bdr w:val="none" w:sz="0" w:space="0" w:color="auto" w:frame="1"/>
          </w:rPr>
          <w:delText>A gap fill mission is currently ongoing (deployed on 09/04), and we included the zooplankton-configured AZFP on this glider to optimize the zooplankton active acoustic sampling so that we could get four consecutive seasons of zooplankton distribution data (Fall 2023, Winter 2024, Spring 2024, Summer 2024) that will be the focus of a manuscript over the next year.</w:delText>
        </w:r>
      </w:del>
    </w:p>
    <w:p w14:paraId="2FF0EF6B" w14:textId="77777777" w:rsidR="00231891" w:rsidRPr="00F31690" w:rsidRDefault="00231891" w:rsidP="008D0519">
      <w:pPr>
        <w:pStyle w:val="xmsonormal"/>
        <w:spacing w:before="0" w:beforeAutospacing="0" w:after="0" w:afterAutospacing="0"/>
        <w:rPr>
          <w:color w:val="000000" w:themeColor="text1"/>
          <w:sz w:val="12"/>
          <w:szCs w:val="12"/>
          <w:bdr w:val="none" w:sz="0" w:space="0" w:color="auto" w:frame="1"/>
        </w:rPr>
      </w:pPr>
    </w:p>
    <w:p w14:paraId="5C343986" w14:textId="3AD4ECF7" w:rsidR="00231891" w:rsidRDefault="00231891" w:rsidP="008D0519">
      <w:pPr>
        <w:pStyle w:val="xmsonormal"/>
        <w:spacing w:before="0" w:beforeAutospacing="0" w:after="0" w:afterAutospacing="0"/>
        <w:rPr>
          <w:color w:val="242424"/>
          <w:bdr w:val="none" w:sz="0" w:space="0" w:color="auto" w:frame="1"/>
        </w:rPr>
      </w:pPr>
      <w:r w:rsidRPr="009358F8">
        <w:rPr>
          <w:color w:val="000000" w:themeColor="text1"/>
          <w:bdr w:val="none" w:sz="0" w:space="0" w:color="auto" w:frame="1"/>
        </w:rPr>
        <w:t xml:space="preserve">Additionally, we have </w:t>
      </w:r>
      <w:r w:rsidR="00F31690">
        <w:rPr>
          <w:color w:val="000000" w:themeColor="text1"/>
          <w:bdr w:val="none" w:sz="0" w:space="0" w:color="auto" w:frame="1"/>
        </w:rPr>
        <w:t xml:space="preserve">recently </w:t>
      </w:r>
      <w:r w:rsidRPr="009358F8">
        <w:rPr>
          <w:color w:val="000000" w:themeColor="text1"/>
          <w:bdr w:val="none" w:sz="0" w:space="0" w:color="auto" w:frame="1"/>
        </w:rPr>
        <w:t xml:space="preserve">begun pairing the RMI-funded deployments with the other nearshore glider deployments funded by NJDEP’s </w:t>
      </w:r>
      <w:r w:rsidRPr="009358F8">
        <w:rPr>
          <w:color w:val="000000"/>
        </w:rPr>
        <w:t>Bureau of Marine Water Monitoring</w:t>
      </w:r>
      <w:r w:rsidRPr="009358F8">
        <w:rPr>
          <w:color w:val="000000" w:themeColor="text1"/>
          <w:bdr w:val="none" w:sz="0" w:space="0" w:color="auto" w:frame="1"/>
        </w:rPr>
        <w:t xml:space="preserve">. </w:t>
      </w:r>
      <w:r w:rsidR="009358F8">
        <w:rPr>
          <w:color w:val="000000" w:themeColor="text1"/>
          <w:bdr w:val="none" w:sz="0" w:space="0" w:color="auto" w:frame="1"/>
        </w:rPr>
        <w:t>W</w:t>
      </w:r>
      <w:r w:rsidRPr="009358F8">
        <w:rPr>
          <w:color w:val="000000" w:themeColor="text1"/>
          <w:bdr w:val="none" w:sz="0" w:space="0" w:color="auto" w:frame="1"/>
        </w:rPr>
        <w:t>e have also added a pH sensor to</w:t>
      </w:r>
      <w:ins w:id="45" w:author="Laura Nazzaro" w:date="2025-02-07T15:26:00Z" w16du:dateUtc="2025-02-07T20:26:00Z">
        <w:r w:rsidR="00472160">
          <w:rPr>
            <w:color w:val="000000" w:themeColor="text1"/>
            <w:bdr w:val="none" w:sz="0" w:space="0" w:color="auto" w:frame="1"/>
          </w:rPr>
          <w:t xml:space="preserve"> some deployments of</w:t>
        </w:r>
      </w:ins>
      <w:r w:rsidRPr="009358F8">
        <w:rPr>
          <w:color w:val="000000" w:themeColor="text1"/>
          <w:bdr w:val="none" w:sz="0" w:space="0" w:color="auto" w:frame="1"/>
        </w:rPr>
        <w:t xml:space="preserve"> the nearshore </w:t>
      </w:r>
      <w:r w:rsidR="00F31690">
        <w:rPr>
          <w:color w:val="000000" w:themeColor="text1"/>
          <w:bdr w:val="none" w:sz="0" w:space="0" w:color="auto" w:frame="1"/>
        </w:rPr>
        <w:t xml:space="preserve">glider </w:t>
      </w:r>
      <w:r w:rsidR="00022AE7">
        <w:rPr>
          <w:color w:val="000000" w:themeColor="text1"/>
          <w:bdr w:val="none" w:sz="0" w:space="0" w:color="auto" w:frame="1"/>
        </w:rPr>
        <w:t xml:space="preserve">(at no cost to this project) </w:t>
      </w:r>
      <w:r w:rsidRPr="009358F8">
        <w:rPr>
          <w:color w:val="000000" w:themeColor="text1"/>
          <w:bdr w:val="none" w:sz="0" w:space="0" w:color="auto" w:frame="1"/>
        </w:rPr>
        <w:t xml:space="preserve">to </w:t>
      </w:r>
      <w:r w:rsidR="009358F8" w:rsidRPr="009358F8">
        <w:rPr>
          <w:color w:val="000000" w:themeColor="text1"/>
          <w:bdr w:val="none" w:sz="0" w:space="0" w:color="auto" w:frame="1"/>
        </w:rPr>
        <w:t xml:space="preserve">not only </w:t>
      </w:r>
      <w:r w:rsidRPr="009358F8">
        <w:rPr>
          <w:color w:val="000000" w:themeColor="text1"/>
          <w:bdr w:val="none" w:sz="0" w:space="0" w:color="auto" w:frame="1"/>
        </w:rPr>
        <w:t xml:space="preserve">expand the spatial coverage of </w:t>
      </w:r>
      <w:r w:rsidR="009358F8" w:rsidRPr="009358F8">
        <w:rPr>
          <w:color w:val="000000" w:themeColor="text1"/>
          <w:bdr w:val="none" w:sz="0" w:space="0" w:color="auto" w:frame="1"/>
        </w:rPr>
        <w:t xml:space="preserve">the </w:t>
      </w:r>
      <w:r w:rsidRPr="009358F8">
        <w:rPr>
          <w:color w:val="000000" w:themeColor="text1"/>
          <w:bdr w:val="none" w:sz="0" w:space="0" w:color="auto" w:frame="1"/>
        </w:rPr>
        <w:t xml:space="preserve">carbonate chemistry </w:t>
      </w:r>
      <w:r w:rsidR="009358F8" w:rsidRPr="009358F8">
        <w:rPr>
          <w:color w:val="000000" w:themeColor="text1"/>
          <w:bdr w:val="none" w:sz="0" w:space="0" w:color="auto" w:frame="1"/>
        </w:rPr>
        <w:t>monitoring, but also to address and monitor for potential multi-stressor condition</w:t>
      </w:r>
      <w:r w:rsidR="00022AE7">
        <w:rPr>
          <w:color w:val="000000" w:themeColor="text1"/>
          <w:bdr w:val="none" w:sz="0" w:space="0" w:color="auto" w:frame="1"/>
        </w:rPr>
        <w:t>s</w:t>
      </w:r>
      <w:r w:rsidR="009358F8" w:rsidRPr="009358F8">
        <w:rPr>
          <w:color w:val="000000" w:themeColor="text1"/>
          <w:bdr w:val="none" w:sz="0" w:space="0" w:color="auto" w:frame="1"/>
        </w:rPr>
        <w:t xml:space="preserve"> (low pH/Ω and dissolved oxygen) that w</w:t>
      </w:r>
      <w:r w:rsidR="00022AE7">
        <w:rPr>
          <w:color w:val="000000" w:themeColor="text1"/>
          <w:bdr w:val="none" w:sz="0" w:space="0" w:color="auto" w:frame="1"/>
        </w:rPr>
        <w:t>ere</w:t>
      </w:r>
      <w:r w:rsidR="009358F8" w:rsidRPr="009358F8">
        <w:rPr>
          <w:color w:val="000000" w:themeColor="text1"/>
          <w:bdr w:val="none" w:sz="0" w:space="0" w:color="auto" w:frame="1"/>
        </w:rPr>
        <w:t xml:space="preserve"> observed during the summer</w:t>
      </w:r>
      <w:r w:rsidR="009358F8">
        <w:rPr>
          <w:color w:val="000000" w:themeColor="text1"/>
          <w:bdr w:val="none" w:sz="0" w:space="0" w:color="auto" w:frame="1"/>
        </w:rPr>
        <w:t xml:space="preserve"> 2023 missions.</w:t>
      </w:r>
    </w:p>
    <w:p w14:paraId="3F9433D2" w14:textId="38BE6C45" w:rsidR="008D0519" w:rsidRDefault="00EA6760" w:rsidP="00434CB1">
      <w:pPr>
        <w:pStyle w:val="xmsonormal"/>
        <w:spacing w:before="0" w:beforeAutospacing="0" w:after="0" w:afterAutospacing="0"/>
        <w:jc w:val="center"/>
        <w:rPr>
          <w:color w:val="242424"/>
          <w:bdr w:val="none" w:sz="0" w:space="0" w:color="auto" w:frame="1"/>
        </w:rPr>
      </w:pPr>
      <w:r w:rsidRPr="00EA6760">
        <w:rPr>
          <w:rFonts w:asciiTheme="minorHAnsi" w:eastAsiaTheme="minorEastAsia" w:hAnsiTheme="minorHAnsi" w:cstheme="minorBidi"/>
          <w:noProof/>
        </w:rPr>
        <w:t xml:space="preserve"> </w:t>
      </w:r>
    </w:p>
    <w:tbl>
      <w:tblPr>
        <w:tblStyle w:val="TableGrid"/>
        <w:tblW w:w="0" w:type="auto"/>
        <w:tblLook w:val="04A0" w:firstRow="1" w:lastRow="0" w:firstColumn="1" w:lastColumn="0" w:noHBand="0" w:noVBand="1"/>
      </w:tblPr>
      <w:tblGrid>
        <w:gridCol w:w="1525"/>
        <w:gridCol w:w="702"/>
        <w:gridCol w:w="1074"/>
        <w:gridCol w:w="487"/>
        <w:gridCol w:w="1030"/>
        <w:gridCol w:w="856"/>
        <w:gridCol w:w="1035"/>
        <w:gridCol w:w="900"/>
        <w:gridCol w:w="869"/>
        <w:gridCol w:w="872"/>
      </w:tblGrid>
      <w:tr w:rsidR="00EA6760" w14:paraId="78298EAD" w14:textId="77777777" w:rsidTr="00D9377D">
        <w:tc>
          <w:tcPr>
            <w:tcW w:w="1525" w:type="dxa"/>
            <w:vMerge w:val="restart"/>
            <w:vAlign w:val="bottom"/>
          </w:tcPr>
          <w:p w14:paraId="0D4BDC00" w14:textId="77777777" w:rsidR="00EA6760" w:rsidRPr="00B42DB8" w:rsidRDefault="00EA6760" w:rsidP="00D652B9">
            <w:pPr>
              <w:rPr>
                <w:sz w:val="16"/>
                <w:szCs w:val="16"/>
              </w:rPr>
            </w:pPr>
            <w:commentRangeStart w:id="46"/>
            <w:r w:rsidRPr="00B42DB8">
              <w:rPr>
                <w:sz w:val="16"/>
                <w:szCs w:val="16"/>
              </w:rPr>
              <w:t>Deployment time</w:t>
            </w:r>
          </w:p>
        </w:tc>
        <w:tc>
          <w:tcPr>
            <w:tcW w:w="702" w:type="dxa"/>
            <w:vMerge w:val="restart"/>
            <w:vAlign w:val="bottom"/>
          </w:tcPr>
          <w:p w14:paraId="3243A027" w14:textId="77777777" w:rsidR="00EA6760" w:rsidRPr="00B42DB8" w:rsidRDefault="00EA6760" w:rsidP="00D652B9">
            <w:pPr>
              <w:rPr>
                <w:sz w:val="16"/>
                <w:szCs w:val="16"/>
              </w:rPr>
            </w:pPr>
            <w:r w:rsidRPr="00B42DB8">
              <w:rPr>
                <w:sz w:val="16"/>
                <w:szCs w:val="16"/>
              </w:rPr>
              <w:t>Glider name</w:t>
            </w:r>
          </w:p>
        </w:tc>
        <w:tc>
          <w:tcPr>
            <w:tcW w:w="7123" w:type="dxa"/>
            <w:gridSpan w:val="8"/>
          </w:tcPr>
          <w:p w14:paraId="6763BBD3" w14:textId="77777777" w:rsidR="00EA6760" w:rsidRPr="00B42DB8" w:rsidRDefault="00EA6760" w:rsidP="00D652B9">
            <w:pPr>
              <w:jc w:val="center"/>
              <w:rPr>
                <w:sz w:val="16"/>
                <w:szCs w:val="16"/>
              </w:rPr>
            </w:pPr>
            <w:r w:rsidRPr="00B42DB8">
              <w:rPr>
                <w:sz w:val="16"/>
                <w:szCs w:val="16"/>
              </w:rPr>
              <w:t>Parameters measured</w:t>
            </w:r>
          </w:p>
        </w:tc>
      </w:tr>
      <w:tr w:rsidR="00EA6760" w14:paraId="7829D5C3" w14:textId="77777777" w:rsidTr="00D9377D">
        <w:tc>
          <w:tcPr>
            <w:tcW w:w="1525" w:type="dxa"/>
            <w:vMerge/>
          </w:tcPr>
          <w:p w14:paraId="6D537ACE" w14:textId="77777777" w:rsidR="00EA6760" w:rsidRPr="00B42DB8" w:rsidRDefault="00EA6760" w:rsidP="00D652B9">
            <w:pPr>
              <w:rPr>
                <w:sz w:val="16"/>
                <w:szCs w:val="16"/>
              </w:rPr>
            </w:pPr>
          </w:p>
        </w:tc>
        <w:tc>
          <w:tcPr>
            <w:tcW w:w="702" w:type="dxa"/>
            <w:vMerge/>
          </w:tcPr>
          <w:p w14:paraId="369B29B2" w14:textId="77777777" w:rsidR="00EA6760" w:rsidRPr="00B42DB8" w:rsidRDefault="00EA6760" w:rsidP="00D652B9">
            <w:pPr>
              <w:rPr>
                <w:sz w:val="16"/>
                <w:szCs w:val="16"/>
              </w:rPr>
            </w:pPr>
          </w:p>
        </w:tc>
        <w:tc>
          <w:tcPr>
            <w:tcW w:w="1074" w:type="dxa"/>
            <w:vAlign w:val="bottom"/>
          </w:tcPr>
          <w:p w14:paraId="799B6B0D" w14:textId="77777777" w:rsidR="00EA6760" w:rsidRPr="00B42DB8" w:rsidRDefault="00EA6760" w:rsidP="00D652B9">
            <w:pPr>
              <w:jc w:val="center"/>
              <w:rPr>
                <w:sz w:val="16"/>
                <w:szCs w:val="16"/>
              </w:rPr>
            </w:pPr>
            <w:r w:rsidRPr="00B42DB8">
              <w:rPr>
                <w:sz w:val="16"/>
                <w:szCs w:val="16"/>
              </w:rPr>
              <w:t>Salinity, Temp</w:t>
            </w:r>
            <w:r>
              <w:rPr>
                <w:sz w:val="16"/>
                <w:szCs w:val="16"/>
              </w:rPr>
              <w:t>erature</w:t>
            </w:r>
            <w:r w:rsidRPr="00B42DB8">
              <w:rPr>
                <w:sz w:val="16"/>
                <w:szCs w:val="16"/>
              </w:rPr>
              <w:t>, Depth</w:t>
            </w:r>
            <w:r w:rsidRPr="000C30B0">
              <w:rPr>
                <w:sz w:val="16"/>
                <w:szCs w:val="16"/>
                <w:vertAlign w:val="superscript"/>
              </w:rPr>
              <w:t>a</w:t>
            </w:r>
          </w:p>
        </w:tc>
        <w:tc>
          <w:tcPr>
            <w:tcW w:w="487" w:type="dxa"/>
            <w:vAlign w:val="bottom"/>
          </w:tcPr>
          <w:p w14:paraId="5A66C64F" w14:textId="77777777" w:rsidR="00EA6760" w:rsidRPr="00B42DB8" w:rsidRDefault="00EA6760" w:rsidP="00D652B9">
            <w:pPr>
              <w:jc w:val="center"/>
              <w:rPr>
                <w:sz w:val="16"/>
                <w:szCs w:val="16"/>
              </w:rPr>
            </w:pPr>
            <w:r w:rsidRPr="00B42DB8">
              <w:rPr>
                <w:sz w:val="16"/>
                <w:szCs w:val="16"/>
              </w:rPr>
              <w:t>pH</w:t>
            </w:r>
            <w:r w:rsidRPr="000C30B0">
              <w:rPr>
                <w:sz w:val="16"/>
                <w:szCs w:val="16"/>
                <w:vertAlign w:val="superscript"/>
              </w:rPr>
              <w:t>b</w:t>
            </w:r>
          </w:p>
        </w:tc>
        <w:tc>
          <w:tcPr>
            <w:tcW w:w="1030" w:type="dxa"/>
            <w:vAlign w:val="bottom"/>
          </w:tcPr>
          <w:p w14:paraId="33D2B6D1" w14:textId="77777777" w:rsidR="00EA6760" w:rsidRPr="00B42DB8" w:rsidRDefault="00EA6760" w:rsidP="00D652B9">
            <w:pPr>
              <w:jc w:val="center"/>
              <w:rPr>
                <w:sz w:val="16"/>
                <w:szCs w:val="16"/>
              </w:rPr>
            </w:pPr>
            <w:r w:rsidRPr="00B42DB8">
              <w:rPr>
                <w:sz w:val="16"/>
                <w:szCs w:val="16"/>
              </w:rPr>
              <w:t xml:space="preserve">Chlorophyll, backscatter, </w:t>
            </w:r>
            <w:r>
              <w:rPr>
                <w:sz w:val="16"/>
                <w:szCs w:val="16"/>
              </w:rPr>
              <w:t>CDOM</w:t>
            </w:r>
            <w:r w:rsidRPr="000C30B0">
              <w:rPr>
                <w:sz w:val="16"/>
                <w:szCs w:val="16"/>
                <w:vertAlign w:val="superscript"/>
              </w:rPr>
              <w:t>c</w:t>
            </w:r>
          </w:p>
        </w:tc>
        <w:tc>
          <w:tcPr>
            <w:tcW w:w="856" w:type="dxa"/>
            <w:vAlign w:val="bottom"/>
          </w:tcPr>
          <w:p w14:paraId="35BC3BE7" w14:textId="77777777" w:rsidR="00EA6760" w:rsidRPr="00B42DB8" w:rsidRDefault="00EA6760" w:rsidP="00D652B9">
            <w:pPr>
              <w:jc w:val="center"/>
              <w:rPr>
                <w:sz w:val="16"/>
                <w:szCs w:val="16"/>
              </w:rPr>
            </w:pPr>
            <w:r w:rsidRPr="00B42DB8">
              <w:rPr>
                <w:sz w:val="16"/>
                <w:szCs w:val="16"/>
              </w:rPr>
              <w:t>Dissolved oxygen</w:t>
            </w:r>
            <w:r w:rsidRPr="000C30B0">
              <w:rPr>
                <w:sz w:val="16"/>
                <w:szCs w:val="16"/>
                <w:vertAlign w:val="superscript"/>
              </w:rPr>
              <w:t>d</w:t>
            </w:r>
          </w:p>
        </w:tc>
        <w:tc>
          <w:tcPr>
            <w:tcW w:w="1035" w:type="dxa"/>
            <w:vAlign w:val="bottom"/>
          </w:tcPr>
          <w:p w14:paraId="1152EDCE" w14:textId="77777777" w:rsidR="00EA6760" w:rsidRPr="00B42DB8" w:rsidRDefault="00EA6760" w:rsidP="00D652B9">
            <w:pPr>
              <w:jc w:val="center"/>
              <w:rPr>
                <w:sz w:val="16"/>
                <w:szCs w:val="16"/>
              </w:rPr>
            </w:pPr>
            <w:r w:rsidRPr="00B42DB8">
              <w:rPr>
                <w:sz w:val="16"/>
                <w:szCs w:val="16"/>
              </w:rPr>
              <w:t>Zooplankton biomass (active acoustics)</w:t>
            </w:r>
            <w:r w:rsidRPr="000C30B0">
              <w:rPr>
                <w:sz w:val="16"/>
                <w:szCs w:val="16"/>
                <w:vertAlign w:val="superscript"/>
              </w:rPr>
              <w:t>e</w:t>
            </w:r>
          </w:p>
        </w:tc>
        <w:tc>
          <w:tcPr>
            <w:tcW w:w="900" w:type="dxa"/>
            <w:vAlign w:val="bottom"/>
          </w:tcPr>
          <w:p w14:paraId="3579A5FE" w14:textId="77777777" w:rsidR="00EA6760" w:rsidRPr="00B42DB8" w:rsidRDefault="00EA6760" w:rsidP="00D652B9">
            <w:pPr>
              <w:jc w:val="center"/>
              <w:rPr>
                <w:sz w:val="16"/>
                <w:szCs w:val="16"/>
              </w:rPr>
            </w:pPr>
            <w:r w:rsidRPr="00B42DB8">
              <w:rPr>
                <w:sz w:val="16"/>
                <w:szCs w:val="16"/>
              </w:rPr>
              <w:t>Fish biomass (active acoustics)</w:t>
            </w:r>
            <w:r w:rsidRPr="000C30B0">
              <w:rPr>
                <w:sz w:val="16"/>
                <w:szCs w:val="16"/>
                <w:vertAlign w:val="superscript"/>
              </w:rPr>
              <w:t>f</w:t>
            </w:r>
          </w:p>
        </w:tc>
        <w:tc>
          <w:tcPr>
            <w:tcW w:w="869" w:type="dxa"/>
            <w:vAlign w:val="bottom"/>
          </w:tcPr>
          <w:p w14:paraId="16E1D6EB" w14:textId="77777777" w:rsidR="00EA6760" w:rsidRPr="00B42DB8" w:rsidRDefault="00EA6760" w:rsidP="00D652B9">
            <w:pPr>
              <w:jc w:val="center"/>
              <w:rPr>
                <w:sz w:val="16"/>
                <w:szCs w:val="16"/>
              </w:rPr>
            </w:pPr>
            <w:r w:rsidRPr="00B42DB8">
              <w:rPr>
                <w:sz w:val="16"/>
                <w:szCs w:val="16"/>
              </w:rPr>
              <w:t>Marine mammal detection</w:t>
            </w:r>
            <w:r w:rsidRPr="000C30B0">
              <w:rPr>
                <w:sz w:val="16"/>
                <w:szCs w:val="16"/>
                <w:vertAlign w:val="superscript"/>
              </w:rPr>
              <w:t>g</w:t>
            </w:r>
          </w:p>
        </w:tc>
        <w:tc>
          <w:tcPr>
            <w:tcW w:w="872" w:type="dxa"/>
            <w:vAlign w:val="bottom"/>
          </w:tcPr>
          <w:p w14:paraId="70FEC072" w14:textId="77777777" w:rsidR="00EA6760" w:rsidRPr="00B42DB8" w:rsidRDefault="00EA6760" w:rsidP="00D652B9">
            <w:pPr>
              <w:jc w:val="center"/>
              <w:rPr>
                <w:sz w:val="16"/>
                <w:szCs w:val="16"/>
              </w:rPr>
            </w:pPr>
            <w:r>
              <w:rPr>
                <w:sz w:val="16"/>
                <w:szCs w:val="16"/>
              </w:rPr>
              <w:t>Tagged fish detection</w:t>
            </w:r>
            <w:r w:rsidRPr="000C30B0">
              <w:rPr>
                <w:sz w:val="16"/>
                <w:szCs w:val="16"/>
                <w:vertAlign w:val="superscript"/>
              </w:rPr>
              <w:t>h</w:t>
            </w:r>
          </w:p>
        </w:tc>
      </w:tr>
      <w:tr w:rsidR="00EA6760" w14:paraId="740D9AF8" w14:textId="77777777" w:rsidTr="00D9377D">
        <w:tc>
          <w:tcPr>
            <w:tcW w:w="1525" w:type="dxa"/>
          </w:tcPr>
          <w:p w14:paraId="77FA9FE2" w14:textId="77777777" w:rsidR="00EA6760" w:rsidRPr="00EB1CE4" w:rsidRDefault="00EA6760" w:rsidP="00D652B9">
            <w:pPr>
              <w:rPr>
                <w:sz w:val="16"/>
                <w:szCs w:val="16"/>
                <w:highlight w:val="green"/>
              </w:rPr>
            </w:pPr>
            <w:r w:rsidRPr="00EB1CE4">
              <w:rPr>
                <w:sz w:val="16"/>
                <w:szCs w:val="16"/>
                <w:highlight w:val="green"/>
              </w:rPr>
              <w:t>Spring 2023</w:t>
            </w:r>
          </w:p>
        </w:tc>
        <w:tc>
          <w:tcPr>
            <w:tcW w:w="702" w:type="dxa"/>
          </w:tcPr>
          <w:p w14:paraId="64D49FA7" w14:textId="77777777" w:rsidR="00EA6760" w:rsidRPr="00A37B8D" w:rsidRDefault="00EA6760" w:rsidP="00D652B9">
            <w:pPr>
              <w:rPr>
                <w:sz w:val="16"/>
                <w:szCs w:val="16"/>
              </w:rPr>
            </w:pPr>
            <w:r w:rsidRPr="00A37B8D">
              <w:rPr>
                <w:sz w:val="16"/>
                <w:szCs w:val="16"/>
              </w:rPr>
              <w:t>ru39</w:t>
            </w:r>
          </w:p>
        </w:tc>
        <w:tc>
          <w:tcPr>
            <w:tcW w:w="1074" w:type="dxa"/>
          </w:tcPr>
          <w:p w14:paraId="4BFDC1ED" w14:textId="77777777" w:rsidR="00EA6760" w:rsidRPr="00A37B8D" w:rsidRDefault="00EA6760" w:rsidP="00D652B9">
            <w:pPr>
              <w:jc w:val="center"/>
              <w:rPr>
                <w:sz w:val="16"/>
                <w:szCs w:val="16"/>
              </w:rPr>
            </w:pPr>
            <w:r>
              <w:rPr>
                <w:sz w:val="16"/>
                <w:szCs w:val="16"/>
              </w:rPr>
              <w:t>X</w:t>
            </w:r>
          </w:p>
        </w:tc>
        <w:tc>
          <w:tcPr>
            <w:tcW w:w="487" w:type="dxa"/>
          </w:tcPr>
          <w:p w14:paraId="61058F64" w14:textId="77777777" w:rsidR="00EA6760" w:rsidRPr="00A37B8D" w:rsidRDefault="00EA6760" w:rsidP="00D652B9">
            <w:pPr>
              <w:jc w:val="center"/>
              <w:rPr>
                <w:sz w:val="16"/>
                <w:szCs w:val="16"/>
              </w:rPr>
            </w:pPr>
            <w:r>
              <w:rPr>
                <w:sz w:val="16"/>
                <w:szCs w:val="16"/>
              </w:rPr>
              <w:t>X</w:t>
            </w:r>
          </w:p>
        </w:tc>
        <w:tc>
          <w:tcPr>
            <w:tcW w:w="1030" w:type="dxa"/>
          </w:tcPr>
          <w:p w14:paraId="2D5AD78E" w14:textId="77777777" w:rsidR="00EA6760" w:rsidRPr="00A37B8D" w:rsidRDefault="00EA6760" w:rsidP="00D652B9">
            <w:pPr>
              <w:jc w:val="center"/>
              <w:rPr>
                <w:sz w:val="16"/>
                <w:szCs w:val="16"/>
              </w:rPr>
            </w:pPr>
            <w:r>
              <w:rPr>
                <w:sz w:val="16"/>
                <w:szCs w:val="16"/>
              </w:rPr>
              <w:t>X</w:t>
            </w:r>
          </w:p>
        </w:tc>
        <w:tc>
          <w:tcPr>
            <w:tcW w:w="856" w:type="dxa"/>
          </w:tcPr>
          <w:p w14:paraId="110C2F77" w14:textId="77777777" w:rsidR="00EA6760" w:rsidRPr="00A37B8D" w:rsidRDefault="00EA6760" w:rsidP="00D652B9">
            <w:pPr>
              <w:jc w:val="center"/>
              <w:rPr>
                <w:sz w:val="16"/>
                <w:szCs w:val="16"/>
              </w:rPr>
            </w:pPr>
          </w:p>
        </w:tc>
        <w:tc>
          <w:tcPr>
            <w:tcW w:w="1035" w:type="dxa"/>
          </w:tcPr>
          <w:p w14:paraId="1B85A9A5" w14:textId="77777777" w:rsidR="00EA6760" w:rsidRPr="00A37B8D" w:rsidRDefault="00EA6760" w:rsidP="00D652B9">
            <w:pPr>
              <w:jc w:val="center"/>
              <w:rPr>
                <w:sz w:val="16"/>
                <w:szCs w:val="16"/>
              </w:rPr>
            </w:pPr>
            <w:r>
              <w:rPr>
                <w:sz w:val="16"/>
                <w:szCs w:val="16"/>
              </w:rPr>
              <w:t>X</w:t>
            </w:r>
          </w:p>
        </w:tc>
        <w:tc>
          <w:tcPr>
            <w:tcW w:w="900" w:type="dxa"/>
          </w:tcPr>
          <w:p w14:paraId="71C9E85E" w14:textId="77777777" w:rsidR="00EA6760" w:rsidRPr="00A37B8D" w:rsidRDefault="00EA6760" w:rsidP="00D652B9">
            <w:pPr>
              <w:jc w:val="center"/>
              <w:rPr>
                <w:sz w:val="16"/>
                <w:szCs w:val="16"/>
              </w:rPr>
            </w:pPr>
          </w:p>
        </w:tc>
        <w:tc>
          <w:tcPr>
            <w:tcW w:w="869" w:type="dxa"/>
          </w:tcPr>
          <w:p w14:paraId="69E45EA6" w14:textId="77777777" w:rsidR="00EA6760" w:rsidRPr="00A37B8D" w:rsidRDefault="00EA6760" w:rsidP="00D652B9">
            <w:pPr>
              <w:jc w:val="center"/>
              <w:rPr>
                <w:sz w:val="16"/>
                <w:szCs w:val="16"/>
              </w:rPr>
            </w:pPr>
          </w:p>
        </w:tc>
        <w:tc>
          <w:tcPr>
            <w:tcW w:w="872" w:type="dxa"/>
          </w:tcPr>
          <w:p w14:paraId="790FF3EC" w14:textId="77777777" w:rsidR="00EA6760" w:rsidRPr="00A37B8D" w:rsidRDefault="00EA6760" w:rsidP="00D652B9">
            <w:pPr>
              <w:jc w:val="center"/>
              <w:rPr>
                <w:sz w:val="16"/>
                <w:szCs w:val="16"/>
              </w:rPr>
            </w:pPr>
            <w:r>
              <w:rPr>
                <w:sz w:val="16"/>
                <w:szCs w:val="16"/>
              </w:rPr>
              <w:t>X</w:t>
            </w:r>
          </w:p>
        </w:tc>
      </w:tr>
      <w:tr w:rsidR="00EA6760" w14:paraId="2201C752" w14:textId="77777777" w:rsidTr="00D9377D">
        <w:tc>
          <w:tcPr>
            <w:tcW w:w="1525" w:type="dxa"/>
          </w:tcPr>
          <w:p w14:paraId="48FF0E0F" w14:textId="77777777" w:rsidR="00EA6760" w:rsidRPr="00EB1CE4" w:rsidRDefault="00EA6760" w:rsidP="00D652B9">
            <w:pPr>
              <w:rPr>
                <w:sz w:val="16"/>
                <w:szCs w:val="16"/>
                <w:highlight w:val="green"/>
              </w:rPr>
            </w:pPr>
            <w:r w:rsidRPr="00EB1CE4">
              <w:rPr>
                <w:sz w:val="16"/>
                <w:szCs w:val="16"/>
                <w:highlight w:val="green"/>
              </w:rPr>
              <w:t>Spring 2023</w:t>
            </w:r>
          </w:p>
        </w:tc>
        <w:tc>
          <w:tcPr>
            <w:tcW w:w="702" w:type="dxa"/>
          </w:tcPr>
          <w:p w14:paraId="7BCB39ED" w14:textId="77777777" w:rsidR="00EA6760" w:rsidRPr="00A37B8D" w:rsidRDefault="00EA6760" w:rsidP="00D652B9">
            <w:pPr>
              <w:rPr>
                <w:sz w:val="16"/>
                <w:szCs w:val="16"/>
              </w:rPr>
            </w:pPr>
            <w:r w:rsidRPr="00A37B8D">
              <w:rPr>
                <w:sz w:val="16"/>
                <w:szCs w:val="16"/>
              </w:rPr>
              <w:t>ru41*</w:t>
            </w:r>
          </w:p>
        </w:tc>
        <w:tc>
          <w:tcPr>
            <w:tcW w:w="1074" w:type="dxa"/>
          </w:tcPr>
          <w:p w14:paraId="3E7A2931" w14:textId="77777777" w:rsidR="00EA6760" w:rsidRPr="00A37B8D" w:rsidRDefault="00EA6760" w:rsidP="00D652B9">
            <w:pPr>
              <w:jc w:val="center"/>
              <w:rPr>
                <w:sz w:val="16"/>
                <w:szCs w:val="16"/>
              </w:rPr>
            </w:pPr>
            <w:r>
              <w:rPr>
                <w:sz w:val="16"/>
                <w:szCs w:val="16"/>
              </w:rPr>
              <w:t>X</w:t>
            </w:r>
          </w:p>
        </w:tc>
        <w:tc>
          <w:tcPr>
            <w:tcW w:w="487" w:type="dxa"/>
          </w:tcPr>
          <w:p w14:paraId="6F8B0C72" w14:textId="77777777" w:rsidR="00EA6760" w:rsidRPr="00A37B8D" w:rsidRDefault="00EA6760" w:rsidP="00D652B9">
            <w:pPr>
              <w:jc w:val="center"/>
              <w:rPr>
                <w:sz w:val="16"/>
                <w:szCs w:val="16"/>
              </w:rPr>
            </w:pPr>
          </w:p>
        </w:tc>
        <w:tc>
          <w:tcPr>
            <w:tcW w:w="1030" w:type="dxa"/>
          </w:tcPr>
          <w:p w14:paraId="446974D7" w14:textId="77777777" w:rsidR="00EA6760" w:rsidRPr="00A37B8D" w:rsidRDefault="00EA6760" w:rsidP="00D652B9">
            <w:pPr>
              <w:jc w:val="center"/>
              <w:rPr>
                <w:sz w:val="16"/>
                <w:szCs w:val="16"/>
              </w:rPr>
            </w:pPr>
            <w:r>
              <w:rPr>
                <w:sz w:val="16"/>
                <w:szCs w:val="16"/>
              </w:rPr>
              <w:t>X</w:t>
            </w:r>
          </w:p>
        </w:tc>
        <w:tc>
          <w:tcPr>
            <w:tcW w:w="856" w:type="dxa"/>
          </w:tcPr>
          <w:p w14:paraId="1CB42683" w14:textId="77777777" w:rsidR="00EA6760" w:rsidRPr="00A37B8D" w:rsidRDefault="00EA6760" w:rsidP="00D652B9">
            <w:pPr>
              <w:jc w:val="center"/>
              <w:rPr>
                <w:sz w:val="16"/>
                <w:szCs w:val="16"/>
              </w:rPr>
            </w:pPr>
            <w:r>
              <w:rPr>
                <w:sz w:val="16"/>
                <w:szCs w:val="16"/>
              </w:rPr>
              <w:t>X</w:t>
            </w:r>
          </w:p>
        </w:tc>
        <w:tc>
          <w:tcPr>
            <w:tcW w:w="1035" w:type="dxa"/>
          </w:tcPr>
          <w:p w14:paraId="4636313A" w14:textId="77777777" w:rsidR="00EA6760" w:rsidRPr="00A37B8D" w:rsidRDefault="00EA6760" w:rsidP="00D652B9">
            <w:pPr>
              <w:jc w:val="center"/>
              <w:rPr>
                <w:sz w:val="16"/>
                <w:szCs w:val="16"/>
              </w:rPr>
            </w:pPr>
          </w:p>
        </w:tc>
        <w:tc>
          <w:tcPr>
            <w:tcW w:w="900" w:type="dxa"/>
          </w:tcPr>
          <w:p w14:paraId="280B5C68" w14:textId="77777777" w:rsidR="00EA6760" w:rsidRPr="00A37B8D" w:rsidRDefault="00EA6760" w:rsidP="00D652B9">
            <w:pPr>
              <w:jc w:val="center"/>
              <w:rPr>
                <w:sz w:val="16"/>
                <w:szCs w:val="16"/>
              </w:rPr>
            </w:pPr>
          </w:p>
        </w:tc>
        <w:tc>
          <w:tcPr>
            <w:tcW w:w="869" w:type="dxa"/>
          </w:tcPr>
          <w:p w14:paraId="56E4CF8E" w14:textId="77777777" w:rsidR="00EA6760" w:rsidRPr="00A37B8D" w:rsidRDefault="00EA6760" w:rsidP="00D652B9">
            <w:pPr>
              <w:jc w:val="center"/>
              <w:rPr>
                <w:sz w:val="16"/>
                <w:szCs w:val="16"/>
              </w:rPr>
            </w:pPr>
            <w:r>
              <w:rPr>
                <w:sz w:val="16"/>
                <w:szCs w:val="16"/>
              </w:rPr>
              <w:t>X</w:t>
            </w:r>
          </w:p>
        </w:tc>
        <w:tc>
          <w:tcPr>
            <w:tcW w:w="872" w:type="dxa"/>
          </w:tcPr>
          <w:p w14:paraId="22FB6942" w14:textId="77777777" w:rsidR="00EA6760" w:rsidRPr="00A37B8D" w:rsidRDefault="00EA6760" w:rsidP="00D652B9">
            <w:pPr>
              <w:jc w:val="center"/>
              <w:rPr>
                <w:sz w:val="16"/>
                <w:szCs w:val="16"/>
              </w:rPr>
            </w:pPr>
            <w:r>
              <w:rPr>
                <w:sz w:val="16"/>
                <w:szCs w:val="16"/>
              </w:rPr>
              <w:t>X</w:t>
            </w:r>
          </w:p>
        </w:tc>
      </w:tr>
      <w:tr w:rsidR="00EA6760" w14:paraId="334BFC10" w14:textId="77777777" w:rsidTr="00D9377D">
        <w:tc>
          <w:tcPr>
            <w:tcW w:w="1525" w:type="dxa"/>
          </w:tcPr>
          <w:p w14:paraId="39484D10" w14:textId="77777777" w:rsidR="00EA6760" w:rsidRPr="00EB1CE4" w:rsidRDefault="00EA6760" w:rsidP="00D652B9">
            <w:pPr>
              <w:rPr>
                <w:sz w:val="16"/>
                <w:szCs w:val="16"/>
                <w:highlight w:val="green"/>
              </w:rPr>
            </w:pPr>
            <w:r w:rsidRPr="00EB1CE4">
              <w:rPr>
                <w:sz w:val="16"/>
                <w:szCs w:val="16"/>
                <w:highlight w:val="green"/>
              </w:rPr>
              <w:lastRenderedPageBreak/>
              <w:t>Gap fill: July 2023</w:t>
            </w:r>
          </w:p>
        </w:tc>
        <w:tc>
          <w:tcPr>
            <w:tcW w:w="702" w:type="dxa"/>
          </w:tcPr>
          <w:p w14:paraId="25C1221A" w14:textId="77777777" w:rsidR="00EA6760" w:rsidRPr="00A37B8D" w:rsidRDefault="00EA6760" w:rsidP="00D652B9">
            <w:pPr>
              <w:rPr>
                <w:sz w:val="16"/>
                <w:szCs w:val="16"/>
              </w:rPr>
            </w:pPr>
            <w:r>
              <w:rPr>
                <w:sz w:val="16"/>
                <w:szCs w:val="16"/>
              </w:rPr>
              <w:t>ru40</w:t>
            </w:r>
          </w:p>
        </w:tc>
        <w:tc>
          <w:tcPr>
            <w:tcW w:w="1074" w:type="dxa"/>
          </w:tcPr>
          <w:p w14:paraId="7D45F743" w14:textId="77777777" w:rsidR="00EA6760" w:rsidRPr="00A37B8D" w:rsidRDefault="00EA6760" w:rsidP="00D652B9">
            <w:pPr>
              <w:jc w:val="center"/>
              <w:rPr>
                <w:sz w:val="16"/>
                <w:szCs w:val="16"/>
              </w:rPr>
            </w:pPr>
            <w:r>
              <w:rPr>
                <w:sz w:val="16"/>
                <w:szCs w:val="16"/>
              </w:rPr>
              <w:t>X</w:t>
            </w:r>
          </w:p>
        </w:tc>
        <w:tc>
          <w:tcPr>
            <w:tcW w:w="487" w:type="dxa"/>
          </w:tcPr>
          <w:p w14:paraId="002BD1E9" w14:textId="77777777" w:rsidR="00EA6760" w:rsidRPr="00A37B8D" w:rsidRDefault="00EA6760" w:rsidP="00D652B9">
            <w:pPr>
              <w:jc w:val="center"/>
              <w:rPr>
                <w:sz w:val="16"/>
                <w:szCs w:val="16"/>
              </w:rPr>
            </w:pPr>
          </w:p>
        </w:tc>
        <w:tc>
          <w:tcPr>
            <w:tcW w:w="1030" w:type="dxa"/>
          </w:tcPr>
          <w:p w14:paraId="2C2081D5" w14:textId="77777777" w:rsidR="00EA6760" w:rsidRPr="00A37B8D" w:rsidRDefault="00EA6760" w:rsidP="00D652B9">
            <w:pPr>
              <w:jc w:val="center"/>
              <w:rPr>
                <w:sz w:val="16"/>
                <w:szCs w:val="16"/>
              </w:rPr>
            </w:pPr>
            <w:r>
              <w:rPr>
                <w:sz w:val="16"/>
                <w:szCs w:val="16"/>
              </w:rPr>
              <w:t>X</w:t>
            </w:r>
          </w:p>
        </w:tc>
        <w:tc>
          <w:tcPr>
            <w:tcW w:w="856" w:type="dxa"/>
          </w:tcPr>
          <w:p w14:paraId="762185F8" w14:textId="77777777" w:rsidR="00EA6760" w:rsidRPr="00A37B8D" w:rsidRDefault="00EA6760" w:rsidP="00D652B9">
            <w:pPr>
              <w:jc w:val="center"/>
              <w:rPr>
                <w:sz w:val="16"/>
                <w:szCs w:val="16"/>
              </w:rPr>
            </w:pPr>
            <w:r>
              <w:rPr>
                <w:sz w:val="16"/>
                <w:szCs w:val="16"/>
              </w:rPr>
              <w:t>X</w:t>
            </w:r>
          </w:p>
        </w:tc>
        <w:tc>
          <w:tcPr>
            <w:tcW w:w="1035" w:type="dxa"/>
          </w:tcPr>
          <w:p w14:paraId="7F1D6F27" w14:textId="77777777" w:rsidR="00EA6760" w:rsidRPr="00A37B8D" w:rsidRDefault="00EA6760" w:rsidP="00D652B9">
            <w:pPr>
              <w:jc w:val="center"/>
              <w:rPr>
                <w:sz w:val="16"/>
                <w:szCs w:val="16"/>
              </w:rPr>
            </w:pPr>
          </w:p>
        </w:tc>
        <w:tc>
          <w:tcPr>
            <w:tcW w:w="900" w:type="dxa"/>
          </w:tcPr>
          <w:p w14:paraId="273E394F" w14:textId="77777777" w:rsidR="00EA6760" w:rsidRPr="00A37B8D" w:rsidRDefault="00EA6760" w:rsidP="00D652B9">
            <w:pPr>
              <w:jc w:val="center"/>
              <w:rPr>
                <w:sz w:val="16"/>
                <w:szCs w:val="16"/>
              </w:rPr>
            </w:pPr>
          </w:p>
        </w:tc>
        <w:tc>
          <w:tcPr>
            <w:tcW w:w="869" w:type="dxa"/>
          </w:tcPr>
          <w:p w14:paraId="19295535" w14:textId="77777777" w:rsidR="00EA6760" w:rsidRPr="00A37B8D" w:rsidRDefault="00EA6760" w:rsidP="00D652B9">
            <w:pPr>
              <w:jc w:val="center"/>
              <w:rPr>
                <w:sz w:val="16"/>
                <w:szCs w:val="16"/>
              </w:rPr>
            </w:pPr>
            <w:r>
              <w:rPr>
                <w:sz w:val="16"/>
                <w:szCs w:val="16"/>
              </w:rPr>
              <w:t>X</w:t>
            </w:r>
          </w:p>
        </w:tc>
        <w:tc>
          <w:tcPr>
            <w:tcW w:w="872" w:type="dxa"/>
          </w:tcPr>
          <w:p w14:paraId="61B68CFF" w14:textId="77777777" w:rsidR="00EA6760" w:rsidRPr="00A37B8D" w:rsidRDefault="00EA6760" w:rsidP="00D652B9">
            <w:pPr>
              <w:jc w:val="center"/>
              <w:rPr>
                <w:sz w:val="16"/>
                <w:szCs w:val="16"/>
              </w:rPr>
            </w:pPr>
            <w:r>
              <w:rPr>
                <w:sz w:val="16"/>
                <w:szCs w:val="16"/>
              </w:rPr>
              <w:t>X</w:t>
            </w:r>
          </w:p>
        </w:tc>
      </w:tr>
      <w:tr w:rsidR="00EA6760" w14:paraId="48749155" w14:textId="77777777" w:rsidTr="00D9377D">
        <w:tc>
          <w:tcPr>
            <w:tcW w:w="1525" w:type="dxa"/>
          </w:tcPr>
          <w:p w14:paraId="0511BB19" w14:textId="77777777" w:rsidR="00EA6760" w:rsidRPr="00EB1CE4" w:rsidRDefault="00EA6760" w:rsidP="00D652B9">
            <w:pPr>
              <w:rPr>
                <w:sz w:val="16"/>
                <w:szCs w:val="16"/>
                <w:highlight w:val="green"/>
              </w:rPr>
            </w:pPr>
            <w:r w:rsidRPr="00EB1CE4">
              <w:rPr>
                <w:sz w:val="16"/>
                <w:szCs w:val="16"/>
                <w:highlight w:val="green"/>
              </w:rPr>
              <w:t>Summer 2023</w:t>
            </w:r>
          </w:p>
        </w:tc>
        <w:tc>
          <w:tcPr>
            <w:tcW w:w="702" w:type="dxa"/>
          </w:tcPr>
          <w:p w14:paraId="144353EC" w14:textId="77777777" w:rsidR="00EA6760" w:rsidRPr="00A37B8D" w:rsidRDefault="00EA6760" w:rsidP="00D652B9">
            <w:pPr>
              <w:rPr>
                <w:sz w:val="16"/>
                <w:szCs w:val="16"/>
              </w:rPr>
            </w:pPr>
            <w:r w:rsidRPr="00A37B8D">
              <w:rPr>
                <w:sz w:val="16"/>
                <w:szCs w:val="16"/>
              </w:rPr>
              <w:t>ru39</w:t>
            </w:r>
          </w:p>
        </w:tc>
        <w:tc>
          <w:tcPr>
            <w:tcW w:w="1074" w:type="dxa"/>
          </w:tcPr>
          <w:p w14:paraId="75F75428" w14:textId="77777777" w:rsidR="00EA6760" w:rsidRPr="00A37B8D" w:rsidRDefault="00EA6760" w:rsidP="00D652B9">
            <w:pPr>
              <w:jc w:val="center"/>
              <w:rPr>
                <w:sz w:val="16"/>
                <w:szCs w:val="16"/>
              </w:rPr>
            </w:pPr>
            <w:r>
              <w:rPr>
                <w:sz w:val="16"/>
                <w:szCs w:val="16"/>
              </w:rPr>
              <w:t>X</w:t>
            </w:r>
          </w:p>
        </w:tc>
        <w:tc>
          <w:tcPr>
            <w:tcW w:w="487" w:type="dxa"/>
          </w:tcPr>
          <w:p w14:paraId="2C64710D" w14:textId="77777777" w:rsidR="00EA6760" w:rsidRPr="00A37B8D" w:rsidRDefault="00EA6760" w:rsidP="00D652B9">
            <w:pPr>
              <w:jc w:val="center"/>
              <w:rPr>
                <w:sz w:val="16"/>
                <w:szCs w:val="16"/>
              </w:rPr>
            </w:pPr>
            <w:r>
              <w:rPr>
                <w:sz w:val="16"/>
                <w:szCs w:val="16"/>
              </w:rPr>
              <w:t>X</w:t>
            </w:r>
          </w:p>
        </w:tc>
        <w:tc>
          <w:tcPr>
            <w:tcW w:w="1030" w:type="dxa"/>
          </w:tcPr>
          <w:p w14:paraId="2451D691" w14:textId="77777777" w:rsidR="00EA6760" w:rsidRPr="00A37B8D" w:rsidRDefault="00EA6760" w:rsidP="00D652B9">
            <w:pPr>
              <w:jc w:val="center"/>
              <w:rPr>
                <w:sz w:val="16"/>
                <w:szCs w:val="16"/>
              </w:rPr>
            </w:pPr>
            <w:r>
              <w:rPr>
                <w:sz w:val="16"/>
                <w:szCs w:val="16"/>
              </w:rPr>
              <w:t>X</w:t>
            </w:r>
          </w:p>
        </w:tc>
        <w:tc>
          <w:tcPr>
            <w:tcW w:w="856" w:type="dxa"/>
          </w:tcPr>
          <w:p w14:paraId="72A14028" w14:textId="77777777" w:rsidR="00EA6760" w:rsidRPr="00A37B8D" w:rsidRDefault="00EA6760" w:rsidP="00D652B9">
            <w:pPr>
              <w:jc w:val="center"/>
              <w:rPr>
                <w:sz w:val="16"/>
                <w:szCs w:val="16"/>
              </w:rPr>
            </w:pPr>
          </w:p>
        </w:tc>
        <w:tc>
          <w:tcPr>
            <w:tcW w:w="1035" w:type="dxa"/>
          </w:tcPr>
          <w:p w14:paraId="2F272350" w14:textId="77777777" w:rsidR="00EA6760" w:rsidRPr="00A37B8D" w:rsidRDefault="00EA6760" w:rsidP="00D652B9">
            <w:pPr>
              <w:jc w:val="center"/>
              <w:rPr>
                <w:sz w:val="16"/>
                <w:szCs w:val="16"/>
              </w:rPr>
            </w:pPr>
          </w:p>
        </w:tc>
        <w:tc>
          <w:tcPr>
            <w:tcW w:w="900" w:type="dxa"/>
          </w:tcPr>
          <w:p w14:paraId="0B827361" w14:textId="77777777" w:rsidR="00EA6760" w:rsidRPr="00A37B8D" w:rsidRDefault="00EA6760" w:rsidP="00D652B9">
            <w:pPr>
              <w:jc w:val="center"/>
              <w:rPr>
                <w:sz w:val="16"/>
                <w:szCs w:val="16"/>
              </w:rPr>
            </w:pPr>
            <w:r>
              <w:rPr>
                <w:sz w:val="16"/>
                <w:szCs w:val="16"/>
              </w:rPr>
              <w:t>X</w:t>
            </w:r>
          </w:p>
        </w:tc>
        <w:tc>
          <w:tcPr>
            <w:tcW w:w="869" w:type="dxa"/>
          </w:tcPr>
          <w:p w14:paraId="2691165F" w14:textId="77777777" w:rsidR="00EA6760" w:rsidRPr="00A37B8D" w:rsidRDefault="00EA6760" w:rsidP="00D652B9">
            <w:pPr>
              <w:jc w:val="center"/>
              <w:rPr>
                <w:sz w:val="16"/>
                <w:szCs w:val="16"/>
              </w:rPr>
            </w:pPr>
          </w:p>
        </w:tc>
        <w:tc>
          <w:tcPr>
            <w:tcW w:w="872" w:type="dxa"/>
          </w:tcPr>
          <w:p w14:paraId="271414F4" w14:textId="77777777" w:rsidR="00EA6760" w:rsidRPr="00A37B8D" w:rsidRDefault="00EA6760" w:rsidP="00D652B9">
            <w:pPr>
              <w:jc w:val="center"/>
              <w:rPr>
                <w:sz w:val="16"/>
                <w:szCs w:val="16"/>
              </w:rPr>
            </w:pPr>
            <w:r>
              <w:rPr>
                <w:sz w:val="16"/>
                <w:szCs w:val="16"/>
              </w:rPr>
              <w:t>X</w:t>
            </w:r>
          </w:p>
        </w:tc>
      </w:tr>
      <w:tr w:rsidR="00EA6760" w14:paraId="0D3E8B96" w14:textId="77777777" w:rsidTr="00D9377D">
        <w:tc>
          <w:tcPr>
            <w:tcW w:w="1525" w:type="dxa"/>
          </w:tcPr>
          <w:p w14:paraId="3AF848AA" w14:textId="77777777" w:rsidR="00EA6760" w:rsidRPr="00EB1CE4" w:rsidRDefault="00EA6760" w:rsidP="00D652B9">
            <w:pPr>
              <w:rPr>
                <w:sz w:val="16"/>
                <w:szCs w:val="16"/>
                <w:highlight w:val="green"/>
              </w:rPr>
            </w:pPr>
            <w:r w:rsidRPr="00EB1CE4">
              <w:rPr>
                <w:sz w:val="16"/>
                <w:szCs w:val="16"/>
                <w:highlight w:val="green"/>
              </w:rPr>
              <w:t>Summer 2023</w:t>
            </w:r>
          </w:p>
        </w:tc>
        <w:tc>
          <w:tcPr>
            <w:tcW w:w="702" w:type="dxa"/>
          </w:tcPr>
          <w:p w14:paraId="620872FA" w14:textId="77777777" w:rsidR="00EA6760" w:rsidRPr="00A37B8D" w:rsidRDefault="00EA6760" w:rsidP="00D652B9">
            <w:pPr>
              <w:rPr>
                <w:sz w:val="16"/>
                <w:szCs w:val="16"/>
              </w:rPr>
            </w:pPr>
            <w:r>
              <w:rPr>
                <w:sz w:val="16"/>
                <w:szCs w:val="16"/>
              </w:rPr>
              <w:t>ru40</w:t>
            </w:r>
          </w:p>
        </w:tc>
        <w:tc>
          <w:tcPr>
            <w:tcW w:w="1074" w:type="dxa"/>
          </w:tcPr>
          <w:p w14:paraId="792FDD20" w14:textId="77777777" w:rsidR="00EA6760" w:rsidRPr="00A37B8D" w:rsidRDefault="00EA6760" w:rsidP="00D652B9">
            <w:pPr>
              <w:jc w:val="center"/>
              <w:rPr>
                <w:sz w:val="16"/>
                <w:szCs w:val="16"/>
              </w:rPr>
            </w:pPr>
            <w:r>
              <w:rPr>
                <w:sz w:val="16"/>
                <w:szCs w:val="16"/>
              </w:rPr>
              <w:t>X</w:t>
            </w:r>
          </w:p>
        </w:tc>
        <w:tc>
          <w:tcPr>
            <w:tcW w:w="487" w:type="dxa"/>
          </w:tcPr>
          <w:p w14:paraId="3C42FB94" w14:textId="77777777" w:rsidR="00EA6760" w:rsidRPr="00A37B8D" w:rsidRDefault="00EA6760" w:rsidP="00D652B9">
            <w:pPr>
              <w:jc w:val="center"/>
              <w:rPr>
                <w:sz w:val="16"/>
                <w:szCs w:val="16"/>
              </w:rPr>
            </w:pPr>
          </w:p>
        </w:tc>
        <w:tc>
          <w:tcPr>
            <w:tcW w:w="1030" w:type="dxa"/>
          </w:tcPr>
          <w:p w14:paraId="70BA2645" w14:textId="77777777" w:rsidR="00EA6760" w:rsidRPr="00A37B8D" w:rsidRDefault="00EA6760" w:rsidP="00D652B9">
            <w:pPr>
              <w:jc w:val="center"/>
              <w:rPr>
                <w:sz w:val="16"/>
                <w:szCs w:val="16"/>
              </w:rPr>
            </w:pPr>
            <w:r>
              <w:rPr>
                <w:sz w:val="16"/>
                <w:szCs w:val="16"/>
              </w:rPr>
              <w:t>X</w:t>
            </w:r>
          </w:p>
        </w:tc>
        <w:tc>
          <w:tcPr>
            <w:tcW w:w="856" w:type="dxa"/>
          </w:tcPr>
          <w:p w14:paraId="305B062D" w14:textId="77777777" w:rsidR="00EA6760" w:rsidRPr="00A37B8D" w:rsidRDefault="00EA6760" w:rsidP="00D652B9">
            <w:pPr>
              <w:jc w:val="center"/>
              <w:rPr>
                <w:sz w:val="16"/>
                <w:szCs w:val="16"/>
              </w:rPr>
            </w:pPr>
            <w:r>
              <w:rPr>
                <w:sz w:val="16"/>
                <w:szCs w:val="16"/>
              </w:rPr>
              <w:t>X</w:t>
            </w:r>
          </w:p>
        </w:tc>
        <w:tc>
          <w:tcPr>
            <w:tcW w:w="1035" w:type="dxa"/>
          </w:tcPr>
          <w:p w14:paraId="2F08AF69" w14:textId="77777777" w:rsidR="00EA6760" w:rsidRPr="00A37B8D" w:rsidRDefault="00EA6760" w:rsidP="00D652B9">
            <w:pPr>
              <w:jc w:val="center"/>
              <w:rPr>
                <w:sz w:val="16"/>
                <w:szCs w:val="16"/>
              </w:rPr>
            </w:pPr>
          </w:p>
        </w:tc>
        <w:tc>
          <w:tcPr>
            <w:tcW w:w="900" w:type="dxa"/>
          </w:tcPr>
          <w:p w14:paraId="7B3E186C" w14:textId="77777777" w:rsidR="00EA6760" w:rsidRPr="00A37B8D" w:rsidRDefault="00EA6760" w:rsidP="00D652B9">
            <w:pPr>
              <w:jc w:val="center"/>
              <w:rPr>
                <w:sz w:val="16"/>
                <w:szCs w:val="16"/>
              </w:rPr>
            </w:pPr>
          </w:p>
        </w:tc>
        <w:tc>
          <w:tcPr>
            <w:tcW w:w="869" w:type="dxa"/>
          </w:tcPr>
          <w:p w14:paraId="183BD9CD" w14:textId="77777777" w:rsidR="00EA6760" w:rsidRPr="00A37B8D" w:rsidRDefault="00EA6760" w:rsidP="00D652B9">
            <w:pPr>
              <w:jc w:val="center"/>
              <w:rPr>
                <w:sz w:val="16"/>
                <w:szCs w:val="16"/>
              </w:rPr>
            </w:pPr>
            <w:r>
              <w:rPr>
                <w:sz w:val="16"/>
                <w:szCs w:val="16"/>
              </w:rPr>
              <w:t>X</w:t>
            </w:r>
          </w:p>
        </w:tc>
        <w:tc>
          <w:tcPr>
            <w:tcW w:w="872" w:type="dxa"/>
          </w:tcPr>
          <w:p w14:paraId="4B1F5CF9" w14:textId="77777777" w:rsidR="00EA6760" w:rsidRPr="00A37B8D" w:rsidRDefault="00EA6760" w:rsidP="00D652B9">
            <w:pPr>
              <w:jc w:val="center"/>
              <w:rPr>
                <w:sz w:val="16"/>
                <w:szCs w:val="16"/>
              </w:rPr>
            </w:pPr>
            <w:r>
              <w:rPr>
                <w:sz w:val="16"/>
                <w:szCs w:val="16"/>
              </w:rPr>
              <w:t>X</w:t>
            </w:r>
          </w:p>
        </w:tc>
      </w:tr>
      <w:tr w:rsidR="00EA6760" w14:paraId="596CF0E3" w14:textId="77777777" w:rsidTr="00D9377D">
        <w:tc>
          <w:tcPr>
            <w:tcW w:w="1525" w:type="dxa"/>
          </w:tcPr>
          <w:p w14:paraId="337DA5C7" w14:textId="77777777" w:rsidR="00EA6760" w:rsidRPr="00EB1CE4" w:rsidRDefault="00EA6760" w:rsidP="00D652B9">
            <w:pPr>
              <w:rPr>
                <w:sz w:val="16"/>
                <w:szCs w:val="16"/>
                <w:highlight w:val="green"/>
              </w:rPr>
            </w:pPr>
            <w:r w:rsidRPr="00EB1CE4">
              <w:rPr>
                <w:sz w:val="16"/>
                <w:szCs w:val="16"/>
                <w:highlight w:val="green"/>
              </w:rPr>
              <w:t>Gap fill: Sept 2023</w:t>
            </w:r>
          </w:p>
        </w:tc>
        <w:tc>
          <w:tcPr>
            <w:tcW w:w="702" w:type="dxa"/>
          </w:tcPr>
          <w:p w14:paraId="764D842E" w14:textId="77777777" w:rsidR="00EA6760" w:rsidRPr="00A37B8D" w:rsidRDefault="00EA6760" w:rsidP="00D652B9">
            <w:pPr>
              <w:rPr>
                <w:sz w:val="16"/>
                <w:szCs w:val="16"/>
              </w:rPr>
            </w:pPr>
            <w:r>
              <w:rPr>
                <w:sz w:val="16"/>
                <w:szCs w:val="16"/>
              </w:rPr>
              <w:t>ru34</w:t>
            </w:r>
          </w:p>
        </w:tc>
        <w:tc>
          <w:tcPr>
            <w:tcW w:w="1074" w:type="dxa"/>
          </w:tcPr>
          <w:p w14:paraId="16D4BE17" w14:textId="77777777" w:rsidR="00EA6760" w:rsidRPr="00A37B8D" w:rsidRDefault="00EA6760" w:rsidP="00D652B9">
            <w:pPr>
              <w:jc w:val="center"/>
              <w:rPr>
                <w:sz w:val="16"/>
                <w:szCs w:val="16"/>
              </w:rPr>
            </w:pPr>
            <w:r>
              <w:rPr>
                <w:sz w:val="16"/>
                <w:szCs w:val="16"/>
              </w:rPr>
              <w:t>X</w:t>
            </w:r>
          </w:p>
        </w:tc>
        <w:tc>
          <w:tcPr>
            <w:tcW w:w="487" w:type="dxa"/>
          </w:tcPr>
          <w:p w14:paraId="7A8D490D" w14:textId="77777777" w:rsidR="00EA6760" w:rsidRPr="00A37B8D" w:rsidRDefault="00EA6760" w:rsidP="00D652B9">
            <w:pPr>
              <w:jc w:val="center"/>
              <w:rPr>
                <w:sz w:val="16"/>
                <w:szCs w:val="16"/>
              </w:rPr>
            </w:pPr>
            <w:r>
              <w:rPr>
                <w:sz w:val="16"/>
                <w:szCs w:val="16"/>
              </w:rPr>
              <w:t>X</w:t>
            </w:r>
          </w:p>
        </w:tc>
        <w:tc>
          <w:tcPr>
            <w:tcW w:w="1030" w:type="dxa"/>
          </w:tcPr>
          <w:p w14:paraId="1938699E" w14:textId="77777777" w:rsidR="00EA6760" w:rsidRPr="00A37B8D" w:rsidRDefault="00EA6760" w:rsidP="00D652B9">
            <w:pPr>
              <w:jc w:val="center"/>
              <w:rPr>
                <w:sz w:val="16"/>
                <w:szCs w:val="16"/>
              </w:rPr>
            </w:pPr>
            <w:r>
              <w:rPr>
                <w:sz w:val="16"/>
                <w:szCs w:val="16"/>
              </w:rPr>
              <w:t>X</w:t>
            </w:r>
          </w:p>
        </w:tc>
        <w:tc>
          <w:tcPr>
            <w:tcW w:w="856" w:type="dxa"/>
          </w:tcPr>
          <w:p w14:paraId="24388979" w14:textId="77777777" w:rsidR="00EA6760" w:rsidRPr="00A37B8D" w:rsidRDefault="00EA6760" w:rsidP="00D652B9">
            <w:pPr>
              <w:jc w:val="center"/>
              <w:rPr>
                <w:sz w:val="16"/>
                <w:szCs w:val="16"/>
              </w:rPr>
            </w:pPr>
            <w:r>
              <w:rPr>
                <w:sz w:val="16"/>
                <w:szCs w:val="16"/>
              </w:rPr>
              <w:t>X</w:t>
            </w:r>
          </w:p>
        </w:tc>
        <w:tc>
          <w:tcPr>
            <w:tcW w:w="1035" w:type="dxa"/>
          </w:tcPr>
          <w:p w14:paraId="27FEADD7" w14:textId="77777777" w:rsidR="00EA6760" w:rsidRPr="00A37B8D" w:rsidRDefault="00EA6760" w:rsidP="00D652B9">
            <w:pPr>
              <w:jc w:val="center"/>
              <w:rPr>
                <w:sz w:val="16"/>
                <w:szCs w:val="16"/>
              </w:rPr>
            </w:pPr>
          </w:p>
        </w:tc>
        <w:tc>
          <w:tcPr>
            <w:tcW w:w="900" w:type="dxa"/>
          </w:tcPr>
          <w:p w14:paraId="705FE47F" w14:textId="77777777" w:rsidR="00EA6760" w:rsidRPr="00A37B8D" w:rsidRDefault="00EA6760" w:rsidP="00D652B9">
            <w:pPr>
              <w:jc w:val="center"/>
              <w:rPr>
                <w:sz w:val="16"/>
                <w:szCs w:val="16"/>
              </w:rPr>
            </w:pPr>
          </w:p>
        </w:tc>
        <w:tc>
          <w:tcPr>
            <w:tcW w:w="869" w:type="dxa"/>
          </w:tcPr>
          <w:p w14:paraId="29CDE2B6" w14:textId="77777777" w:rsidR="00EA6760" w:rsidRPr="00A37B8D" w:rsidRDefault="00EA6760" w:rsidP="00D652B9">
            <w:pPr>
              <w:jc w:val="center"/>
              <w:rPr>
                <w:sz w:val="16"/>
                <w:szCs w:val="16"/>
              </w:rPr>
            </w:pPr>
          </w:p>
        </w:tc>
        <w:tc>
          <w:tcPr>
            <w:tcW w:w="872" w:type="dxa"/>
          </w:tcPr>
          <w:p w14:paraId="5A7F1C49" w14:textId="77777777" w:rsidR="00EA6760" w:rsidRPr="00A37B8D" w:rsidRDefault="00EA6760" w:rsidP="00D652B9">
            <w:pPr>
              <w:jc w:val="center"/>
              <w:rPr>
                <w:sz w:val="16"/>
                <w:szCs w:val="16"/>
              </w:rPr>
            </w:pPr>
            <w:r>
              <w:rPr>
                <w:sz w:val="16"/>
                <w:szCs w:val="16"/>
              </w:rPr>
              <w:t>X</w:t>
            </w:r>
          </w:p>
        </w:tc>
      </w:tr>
      <w:tr w:rsidR="00EA6760" w14:paraId="2BE9F25C" w14:textId="77777777" w:rsidTr="00D9377D">
        <w:tc>
          <w:tcPr>
            <w:tcW w:w="1525" w:type="dxa"/>
          </w:tcPr>
          <w:p w14:paraId="43622289" w14:textId="77777777" w:rsidR="00EA6760" w:rsidRPr="004B1D92" w:rsidRDefault="00EA6760" w:rsidP="00D652B9">
            <w:pPr>
              <w:rPr>
                <w:sz w:val="16"/>
                <w:szCs w:val="16"/>
                <w:highlight w:val="green"/>
              </w:rPr>
            </w:pPr>
            <w:r w:rsidRPr="004B1D92">
              <w:rPr>
                <w:sz w:val="16"/>
                <w:szCs w:val="16"/>
                <w:highlight w:val="green"/>
              </w:rPr>
              <w:t>Fall 2023</w:t>
            </w:r>
          </w:p>
        </w:tc>
        <w:tc>
          <w:tcPr>
            <w:tcW w:w="702" w:type="dxa"/>
          </w:tcPr>
          <w:p w14:paraId="26D3B517" w14:textId="77777777" w:rsidR="00EA6760" w:rsidRPr="00A37B8D" w:rsidRDefault="00EA6760" w:rsidP="00D652B9">
            <w:pPr>
              <w:rPr>
                <w:sz w:val="16"/>
                <w:szCs w:val="16"/>
              </w:rPr>
            </w:pPr>
            <w:r w:rsidRPr="00A37B8D">
              <w:rPr>
                <w:sz w:val="16"/>
                <w:szCs w:val="16"/>
              </w:rPr>
              <w:t>ru39</w:t>
            </w:r>
          </w:p>
        </w:tc>
        <w:tc>
          <w:tcPr>
            <w:tcW w:w="1074" w:type="dxa"/>
          </w:tcPr>
          <w:p w14:paraId="22D70C99" w14:textId="77777777" w:rsidR="00EA6760" w:rsidRPr="00A37B8D" w:rsidRDefault="00EA6760" w:rsidP="00D652B9">
            <w:pPr>
              <w:jc w:val="center"/>
              <w:rPr>
                <w:sz w:val="16"/>
                <w:szCs w:val="16"/>
              </w:rPr>
            </w:pPr>
            <w:r>
              <w:rPr>
                <w:sz w:val="16"/>
                <w:szCs w:val="16"/>
              </w:rPr>
              <w:t>X</w:t>
            </w:r>
          </w:p>
        </w:tc>
        <w:tc>
          <w:tcPr>
            <w:tcW w:w="487" w:type="dxa"/>
          </w:tcPr>
          <w:p w14:paraId="2F0B09DF" w14:textId="77777777" w:rsidR="00EA6760" w:rsidRPr="00A37B8D" w:rsidRDefault="00EA6760" w:rsidP="00D652B9">
            <w:pPr>
              <w:jc w:val="center"/>
              <w:rPr>
                <w:sz w:val="16"/>
                <w:szCs w:val="16"/>
              </w:rPr>
            </w:pPr>
            <w:r>
              <w:rPr>
                <w:sz w:val="16"/>
                <w:szCs w:val="16"/>
              </w:rPr>
              <w:t>X</w:t>
            </w:r>
          </w:p>
        </w:tc>
        <w:tc>
          <w:tcPr>
            <w:tcW w:w="1030" w:type="dxa"/>
          </w:tcPr>
          <w:p w14:paraId="55868401" w14:textId="77777777" w:rsidR="00EA6760" w:rsidRPr="00A37B8D" w:rsidRDefault="00EA6760" w:rsidP="00D652B9">
            <w:pPr>
              <w:jc w:val="center"/>
              <w:rPr>
                <w:sz w:val="16"/>
                <w:szCs w:val="16"/>
              </w:rPr>
            </w:pPr>
            <w:r>
              <w:rPr>
                <w:sz w:val="16"/>
                <w:szCs w:val="16"/>
              </w:rPr>
              <w:t>X</w:t>
            </w:r>
          </w:p>
        </w:tc>
        <w:tc>
          <w:tcPr>
            <w:tcW w:w="856" w:type="dxa"/>
          </w:tcPr>
          <w:p w14:paraId="24830BF5" w14:textId="77777777" w:rsidR="00EA6760" w:rsidRPr="00A37B8D" w:rsidRDefault="00EA6760" w:rsidP="00D652B9">
            <w:pPr>
              <w:jc w:val="center"/>
              <w:rPr>
                <w:sz w:val="16"/>
                <w:szCs w:val="16"/>
              </w:rPr>
            </w:pPr>
          </w:p>
        </w:tc>
        <w:tc>
          <w:tcPr>
            <w:tcW w:w="1035" w:type="dxa"/>
          </w:tcPr>
          <w:p w14:paraId="526E7791" w14:textId="77777777" w:rsidR="00EA6760" w:rsidRPr="00A37B8D" w:rsidRDefault="00EA6760" w:rsidP="00D652B9">
            <w:pPr>
              <w:jc w:val="center"/>
              <w:rPr>
                <w:sz w:val="16"/>
                <w:szCs w:val="16"/>
              </w:rPr>
            </w:pPr>
            <w:r>
              <w:rPr>
                <w:sz w:val="16"/>
                <w:szCs w:val="16"/>
              </w:rPr>
              <w:t>X</w:t>
            </w:r>
          </w:p>
        </w:tc>
        <w:tc>
          <w:tcPr>
            <w:tcW w:w="900" w:type="dxa"/>
          </w:tcPr>
          <w:p w14:paraId="72EDCD0A" w14:textId="77777777" w:rsidR="00EA6760" w:rsidRPr="00A37B8D" w:rsidRDefault="00EA6760" w:rsidP="00D652B9">
            <w:pPr>
              <w:jc w:val="center"/>
              <w:rPr>
                <w:sz w:val="16"/>
                <w:szCs w:val="16"/>
              </w:rPr>
            </w:pPr>
          </w:p>
        </w:tc>
        <w:tc>
          <w:tcPr>
            <w:tcW w:w="869" w:type="dxa"/>
          </w:tcPr>
          <w:p w14:paraId="27DFF0E5" w14:textId="77777777" w:rsidR="00EA6760" w:rsidRPr="00A37B8D" w:rsidRDefault="00EA6760" w:rsidP="00D652B9">
            <w:pPr>
              <w:jc w:val="center"/>
              <w:rPr>
                <w:sz w:val="16"/>
                <w:szCs w:val="16"/>
              </w:rPr>
            </w:pPr>
          </w:p>
        </w:tc>
        <w:tc>
          <w:tcPr>
            <w:tcW w:w="872" w:type="dxa"/>
          </w:tcPr>
          <w:p w14:paraId="55294932" w14:textId="77777777" w:rsidR="00EA6760" w:rsidRPr="00A37B8D" w:rsidRDefault="00EA6760" w:rsidP="00D652B9">
            <w:pPr>
              <w:jc w:val="center"/>
              <w:rPr>
                <w:sz w:val="16"/>
                <w:szCs w:val="16"/>
              </w:rPr>
            </w:pPr>
            <w:r>
              <w:rPr>
                <w:sz w:val="16"/>
                <w:szCs w:val="16"/>
              </w:rPr>
              <w:t>X</w:t>
            </w:r>
          </w:p>
        </w:tc>
      </w:tr>
      <w:tr w:rsidR="00EA6760" w14:paraId="093E6ECB" w14:textId="77777777" w:rsidTr="00D9377D">
        <w:tc>
          <w:tcPr>
            <w:tcW w:w="1525" w:type="dxa"/>
          </w:tcPr>
          <w:p w14:paraId="49037C2D" w14:textId="77777777" w:rsidR="00EA6760" w:rsidRPr="004B1D92" w:rsidRDefault="00EA6760" w:rsidP="00D652B9">
            <w:pPr>
              <w:rPr>
                <w:sz w:val="16"/>
                <w:szCs w:val="16"/>
                <w:highlight w:val="green"/>
              </w:rPr>
            </w:pPr>
            <w:r w:rsidRPr="004B1D92">
              <w:rPr>
                <w:sz w:val="16"/>
                <w:szCs w:val="16"/>
                <w:highlight w:val="green"/>
              </w:rPr>
              <w:t>Fall 2023</w:t>
            </w:r>
          </w:p>
        </w:tc>
        <w:tc>
          <w:tcPr>
            <w:tcW w:w="702" w:type="dxa"/>
          </w:tcPr>
          <w:p w14:paraId="25BFB280" w14:textId="77777777" w:rsidR="00EA6760" w:rsidRPr="00A37B8D" w:rsidRDefault="00EA6760" w:rsidP="00D652B9">
            <w:pPr>
              <w:rPr>
                <w:sz w:val="16"/>
                <w:szCs w:val="16"/>
              </w:rPr>
            </w:pPr>
            <w:r>
              <w:rPr>
                <w:sz w:val="16"/>
                <w:szCs w:val="16"/>
              </w:rPr>
              <w:t>ru40</w:t>
            </w:r>
          </w:p>
        </w:tc>
        <w:tc>
          <w:tcPr>
            <w:tcW w:w="1074" w:type="dxa"/>
          </w:tcPr>
          <w:p w14:paraId="462F9E68" w14:textId="77777777" w:rsidR="00EA6760" w:rsidRPr="00A37B8D" w:rsidRDefault="00EA6760" w:rsidP="00D652B9">
            <w:pPr>
              <w:jc w:val="center"/>
              <w:rPr>
                <w:sz w:val="16"/>
                <w:szCs w:val="16"/>
              </w:rPr>
            </w:pPr>
            <w:r>
              <w:rPr>
                <w:sz w:val="16"/>
                <w:szCs w:val="16"/>
              </w:rPr>
              <w:t>X</w:t>
            </w:r>
          </w:p>
        </w:tc>
        <w:tc>
          <w:tcPr>
            <w:tcW w:w="487" w:type="dxa"/>
          </w:tcPr>
          <w:p w14:paraId="2BDCE7AE" w14:textId="77777777" w:rsidR="00EA6760" w:rsidRPr="00A37B8D" w:rsidRDefault="00EA6760" w:rsidP="00D652B9">
            <w:pPr>
              <w:jc w:val="center"/>
              <w:rPr>
                <w:sz w:val="16"/>
                <w:szCs w:val="16"/>
              </w:rPr>
            </w:pPr>
          </w:p>
        </w:tc>
        <w:tc>
          <w:tcPr>
            <w:tcW w:w="1030" w:type="dxa"/>
          </w:tcPr>
          <w:p w14:paraId="54B0C744" w14:textId="77777777" w:rsidR="00EA6760" w:rsidRPr="00A37B8D" w:rsidRDefault="00EA6760" w:rsidP="00D652B9">
            <w:pPr>
              <w:jc w:val="center"/>
              <w:rPr>
                <w:sz w:val="16"/>
                <w:szCs w:val="16"/>
              </w:rPr>
            </w:pPr>
            <w:r>
              <w:rPr>
                <w:sz w:val="16"/>
                <w:szCs w:val="16"/>
              </w:rPr>
              <w:t>X</w:t>
            </w:r>
          </w:p>
        </w:tc>
        <w:tc>
          <w:tcPr>
            <w:tcW w:w="856" w:type="dxa"/>
          </w:tcPr>
          <w:p w14:paraId="1CD9595E" w14:textId="77777777" w:rsidR="00EA6760" w:rsidRPr="00A37B8D" w:rsidRDefault="00EA6760" w:rsidP="00D652B9">
            <w:pPr>
              <w:jc w:val="center"/>
              <w:rPr>
                <w:sz w:val="16"/>
                <w:szCs w:val="16"/>
              </w:rPr>
            </w:pPr>
            <w:r>
              <w:rPr>
                <w:sz w:val="16"/>
                <w:szCs w:val="16"/>
              </w:rPr>
              <w:t>X</w:t>
            </w:r>
          </w:p>
        </w:tc>
        <w:tc>
          <w:tcPr>
            <w:tcW w:w="1035" w:type="dxa"/>
          </w:tcPr>
          <w:p w14:paraId="59462092" w14:textId="77777777" w:rsidR="00EA6760" w:rsidRPr="00A37B8D" w:rsidRDefault="00EA6760" w:rsidP="00D652B9">
            <w:pPr>
              <w:jc w:val="center"/>
              <w:rPr>
                <w:sz w:val="16"/>
                <w:szCs w:val="16"/>
              </w:rPr>
            </w:pPr>
          </w:p>
        </w:tc>
        <w:tc>
          <w:tcPr>
            <w:tcW w:w="900" w:type="dxa"/>
          </w:tcPr>
          <w:p w14:paraId="725C6E6E" w14:textId="77777777" w:rsidR="00EA6760" w:rsidRPr="00A37B8D" w:rsidRDefault="00EA6760" w:rsidP="00D652B9">
            <w:pPr>
              <w:jc w:val="center"/>
              <w:rPr>
                <w:sz w:val="16"/>
                <w:szCs w:val="16"/>
              </w:rPr>
            </w:pPr>
          </w:p>
        </w:tc>
        <w:tc>
          <w:tcPr>
            <w:tcW w:w="869" w:type="dxa"/>
          </w:tcPr>
          <w:p w14:paraId="5F0579A8" w14:textId="77777777" w:rsidR="00EA6760" w:rsidRPr="00A37B8D" w:rsidRDefault="00EA6760" w:rsidP="00D652B9">
            <w:pPr>
              <w:jc w:val="center"/>
              <w:rPr>
                <w:sz w:val="16"/>
                <w:szCs w:val="16"/>
              </w:rPr>
            </w:pPr>
            <w:r>
              <w:rPr>
                <w:sz w:val="16"/>
                <w:szCs w:val="16"/>
              </w:rPr>
              <w:t>X</w:t>
            </w:r>
          </w:p>
        </w:tc>
        <w:tc>
          <w:tcPr>
            <w:tcW w:w="872" w:type="dxa"/>
          </w:tcPr>
          <w:p w14:paraId="7018FA12" w14:textId="77777777" w:rsidR="00EA6760" w:rsidRPr="00A37B8D" w:rsidRDefault="00EA6760" w:rsidP="00D652B9">
            <w:pPr>
              <w:jc w:val="center"/>
              <w:rPr>
                <w:sz w:val="16"/>
                <w:szCs w:val="16"/>
              </w:rPr>
            </w:pPr>
            <w:r>
              <w:rPr>
                <w:sz w:val="16"/>
                <w:szCs w:val="16"/>
              </w:rPr>
              <w:t>X</w:t>
            </w:r>
          </w:p>
        </w:tc>
      </w:tr>
      <w:tr w:rsidR="00EA6760" w14:paraId="4796EADA" w14:textId="77777777" w:rsidTr="00D9377D">
        <w:tc>
          <w:tcPr>
            <w:tcW w:w="1525" w:type="dxa"/>
          </w:tcPr>
          <w:p w14:paraId="3B2D0497" w14:textId="77777777" w:rsidR="00EA6760" w:rsidRPr="004B1D92" w:rsidRDefault="00EA6760" w:rsidP="00D652B9">
            <w:pPr>
              <w:rPr>
                <w:sz w:val="16"/>
                <w:szCs w:val="16"/>
                <w:highlight w:val="green"/>
              </w:rPr>
            </w:pPr>
            <w:r w:rsidRPr="004B1D92">
              <w:rPr>
                <w:sz w:val="16"/>
                <w:szCs w:val="16"/>
                <w:highlight w:val="green"/>
              </w:rPr>
              <w:t>Winter 2024</w:t>
            </w:r>
          </w:p>
        </w:tc>
        <w:tc>
          <w:tcPr>
            <w:tcW w:w="702" w:type="dxa"/>
          </w:tcPr>
          <w:p w14:paraId="4915DA17" w14:textId="77777777" w:rsidR="00EA6760" w:rsidRPr="00A37B8D" w:rsidRDefault="00EA6760" w:rsidP="00D652B9">
            <w:pPr>
              <w:rPr>
                <w:sz w:val="16"/>
                <w:szCs w:val="16"/>
              </w:rPr>
            </w:pPr>
            <w:r w:rsidRPr="00A37B8D">
              <w:rPr>
                <w:sz w:val="16"/>
                <w:szCs w:val="16"/>
              </w:rPr>
              <w:t>ru39</w:t>
            </w:r>
          </w:p>
        </w:tc>
        <w:tc>
          <w:tcPr>
            <w:tcW w:w="1074" w:type="dxa"/>
          </w:tcPr>
          <w:p w14:paraId="665C77E6" w14:textId="77777777" w:rsidR="00EA6760" w:rsidRPr="00A37B8D" w:rsidRDefault="00EA6760" w:rsidP="00D652B9">
            <w:pPr>
              <w:jc w:val="center"/>
              <w:rPr>
                <w:sz w:val="16"/>
                <w:szCs w:val="16"/>
              </w:rPr>
            </w:pPr>
            <w:r>
              <w:rPr>
                <w:sz w:val="16"/>
                <w:szCs w:val="16"/>
              </w:rPr>
              <w:t>X</w:t>
            </w:r>
          </w:p>
        </w:tc>
        <w:tc>
          <w:tcPr>
            <w:tcW w:w="487" w:type="dxa"/>
          </w:tcPr>
          <w:p w14:paraId="0470A0B4" w14:textId="77777777" w:rsidR="00EA6760" w:rsidRPr="00A37B8D" w:rsidRDefault="00EA6760" w:rsidP="00D652B9">
            <w:pPr>
              <w:jc w:val="center"/>
              <w:rPr>
                <w:sz w:val="16"/>
                <w:szCs w:val="16"/>
              </w:rPr>
            </w:pPr>
            <w:r>
              <w:rPr>
                <w:sz w:val="16"/>
                <w:szCs w:val="16"/>
              </w:rPr>
              <w:t>X</w:t>
            </w:r>
          </w:p>
        </w:tc>
        <w:tc>
          <w:tcPr>
            <w:tcW w:w="1030" w:type="dxa"/>
          </w:tcPr>
          <w:p w14:paraId="6FD1CD50" w14:textId="77777777" w:rsidR="00EA6760" w:rsidRPr="00A37B8D" w:rsidRDefault="00EA6760" w:rsidP="00D652B9">
            <w:pPr>
              <w:jc w:val="center"/>
              <w:rPr>
                <w:sz w:val="16"/>
                <w:szCs w:val="16"/>
              </w:rPr>
            </w:pPr>
            <w:r>
              <w:rPr>
                <w:sz w:val="16"/>
                <w:szCs w:val="16"/>
              </w:rPr>
              <w:t>X</w:t>
            </w:r>
          </w:p>
        </w:tc>
        <w:tc>
          <w:tcPr>
            <w:tcW w:w="856" w:type="dxa"/>
          </w:tcPr>
          <w:p w14:paraId="5EBE718B" w14:textId="77777777" w:rsidR="00EA6760" w:rsidRPr="00A37B8D" w:rsidRDefault="00EA6760" w:rsidP="00D652B9">
            <w:pPr>
              <w:jc w:val="center"/>
              <w:rPr>
                <w:sz w:val="16"/>
                <w:szCs w:val="16"/>
              </w:rPr>
            </w:pPr>
          </w:p>
        </w:tc>
        <w:tc>
          <w:tcPr>
            <w:tcW w:w="1035" w:type="dxa"/>
          </w:tcPr>
          <w:p w14:paraId="4B16C886" w14:textId="77777777" w:rsidR="00EA6760" w:rsidRPr="00A37B8D" w:rsidRDefault="00EA6760" w:rsidP="00D652B9">
            <w:pPr>
              <w:jc w:val="center"/>
              <w:rPr>
                <w:sz w:val="16"/>
                <w:szCs w:val="16"/>
              </w:rPr>
            </w:pPr>
            <w:r>
              <w:rPr>
                <w:sz w:val="16"/>
                <w:szCs w:val="16"/>
              </w:rPr>
              <w:t>X</w:t>
            </w:r>
          </w:p>
        </w:tc>
        <w:tc>
          <w:tcPr>
            <w:tcW w:w="900" w:type="dxa"/>
          </w:tcPr>
          <w:p w14:paraId="44178D27" w14:textId="77777777" w:rsidR="00EA6760" w:rsidRPr="00A37B8D" w:rsidRDefault="00EA6760" w:rsidP="00D652B9">
            <w:pPr>
              <w:jc w:val="center"/>
              <w:rPr>
                <w:sz w:val="16"/>
                <w:szCs w:val="16"/>
              </w:rPr>
            </w:pPr>
          </w:p>
        </w:tc>
        <w:tc>
          <w:tcPr>
            <w:tcW w:w="869" w:type="dxa"/>
          </w:tcPr>
          <w:p w14:paraId="568EEE27" w14:textId="77777777" w:rsidR="00EA6760" w:rsidRPr="00A37B8D" w:rsidRDefault="00EA6760" w:rsidP="00D652B9">
            <w:pPr>
              <w:jc w:val="center"/>
              <w:rPr>
                <w:sz w:val="16"/>
                <w:szCs w:val="16"/>
              </w:rPr>
            </w:pPr>
          </w:p>
        </w:tc>
        <w:tc>
          <w:tcPr>
            <w:tcW w:w="872" w:type="dxa"/>
          </w:tcPr>
          <w:p w14:paraId="445337F7" w14:textId="77777777" w:rsidR="00EA6760" w:rsidRPr="00A37B8D" w:rsidRDefault="00EA6760" w:rsidP="00D652B9">
            <w:pPr>
              <w:jc w:val="center"/>
              <w:rPr>
                <w:sz w:val="16"/>
                <w:szCs w:val="16"/>
              </w:rPr>
            </w:pPr>
            <w:r>
              <w:rPr>
                <w:sz w:val="16"/>
                <w:szCs w:val="16"/>
              </w:rPr>
              <w:t>X</w:t>
            </w:r>
          </w:p>
        </w:tc>
      </w:tr>
      <w:tr w:rsidR="00EA6760" w14:paraId="4FCDA1A0" w14:textId="77777777" w:rsidTr="00D9377D">
        <w:tc>
          <w:tcPr>
            <w:tcW w:w="1525" w:type="dxa"/>
          </w:tcPr>
          <w:p w14:paraId="03BC8B29" w14:textId="77777777" w:rsidR="00EA6760" w:rsidRPr="004B1D92" w:rsidRDefault="00EA6760" w:rsidP="00D652B9">
            <w:pPr>
              <w:rPr>
                <w:sz w:val="16"/>
                <w:szCs w:val="16"/>
                <w:highlight w:val="green"/>
              </w:rPr>
            </w:pPr>
            <w:r w:rsidRPr="004B1D92">
              <w:rPr>
                <w:sz w:val="16"/>
                <w:szCs w:val="16"/>
                <w:highlight w:val="green"/>
              </w:rPr>
              <w:t>Winter 2024</w:t>
            </w:r>
          </w:p>
        </w:tc>
        <w:tc>
          <w:tcPr>
            <w:tcW w:w="702" w:type="dxa"/>
          </w:tcPr>
          <w:p w14:paraId="73334ED3" w14:textId="77777777" w:rsidR="00EA6760" w:rsidRPr="00A37B8D" w:rsidRDefault="00EA6760" w:rsidP="00D652B9">
            <w:pPr>
              <w:rPr>
                <w:sz w:val="16"/>
                <w:szCs w:val="16"/>
              </w:rPr>
            </w:pPr>
            <w:r>
              <w:rPr>
                <w:sz w:val="16"/>
                <w:szCs w:val="16"/>
              </w:rPr>
              <w:t>ru40</w:t>
            </w:r>
          </w:p>
        </w:tc>
        <w:tc>
          <w:tcPr>
            <w:tcW w:w="1074" w:type="dxa"/>
          </w:tcPr>
          <w:p w14:paraId="1263F7EE" w14:textId="77777777" w:rsidR="00EA6760" w:rsidRPr="00A37B8D" w:rsidRDefault="00EA6760" w:rsidP="00D652B9">
            <w:pPr>
              <w:jc w:val="center"/>
              <w:rPr>
                <w:sz w:val="16"/>
                <w:szCs w:val="16"/>
              </w:rPr>
            </w:pPr>
            <w:r>
              <w:rPr>
                <w:sz w:val="16"/>
                <w:szCs w:val="16"/>
              </w:rPr>
              <w:t>X</w:t>
            </w:r>
          </w:p>
        </w:tc>
        <w:tc>
          <w:tcPr>
            <w:tcW w:w="487" w:type="dxa"/>
          </w:tcPr>
          <w:p w14:paraId="202B21EE" w14:textId="77777777" w:rsidR="00EA6760" w:rsidRPr="00A37B8D" w:rsidRDefault="00EA6760" w:rsidP="00D652B9">
            <w:pPr>
              <w:jc w:val="center"/>
              <w:rPr>
                <w:sz w:val="16"/>
                <w:szCs w:val="16"/>
              </w:rPr>
            </w:pPr>
          </w:p>
        </w:tc>
        <w:tc>
          <w:tcPr>
            <w:tcW w:w="1030" w:type="dxa"/>
          </w:tcPr>
          <w:p w14:paraId="31C17157" w14:textId="77777777" w:rsidR="00EA6760" w:rsidRPr="00A37B8D" w:rsidRDefault="00EA6760" w:rsidP="00D652B9">
            <w:pPr>
              <w:jc w:val="center"/>
              <w:rPr>
                <w:sz w:val="16"/>
                <w:szCs w:val="16"/>
              </w:rPr>
            </w:pPr>
            <w:r>
              <w:rPr>
                <w:sz w:val="16"/>
                <w:szCs w:val="16"/>
              </w:rPr>
              <w:t>X</w:t>
            </w:r>
          </w:p>
        </w:tc>
        <w:tc>
          <w:tcPr>
            <w:tcW w:w="856" w:type="dxa"/>
          </w:tcPr>
          <w:p w14:paraId="6525F430" w14:textId="77777777" w:rsidR="00EA6760" w:rsidRPr="00A37B8D" w:rsidRDefault="00EA6760" w:rsidP="00D652B9">
            <w:pPr>
              <w:jc w:val="center"/>
              <w:rPr>
                <w:sz w:val="16"/>
                <w:szCs w:val="16"/>
              </w:rPr>
            </w:pPr>
            <w:r>
              <w:rPr>
                <w:sz w:val="16"/>
                <w:szCs w:val="16"/>
              </w:rPr>
              <w:t>X</w:t>
            </w:r>
          </w:p>
        </w:tc>
        <w:tc>
          <w:tcPr>
            <w:tcW w:w="1035" w:type="dxa"/>
          </w:tcPr>
          <w:p w14:paraId="7C15D09E" w14:textId="77777777" w:rsidR="00EA6760" w:rsidRPr="00A37B8D" w:rsidRDefault="00EA6760" w:rsidP="00D652B9">
            <w:pPr>
              <w:jc w:val="center"/>
              <w:rPr>
                <w:sz w:val="16"/>
                <w:szCs w:val="16"/>
              </w:rPr>
            </w:pPr>
          </w:p>
        </w:tc>
        <w:tc>
          <w:tcPr>
            <w:tcW w:w="900" w:type="dxa"/>
          </w:tcPr>
          <w:p w14:paraId="6BF12EEA" w14:textId="77777777" w:rsidR="00EA6760" w:rsidRPr="00A37B8D" w:rsidRDefault="00EA6760" w:rsidP="00D652B9">
            <w:pPr>
              <w:jc w:val="center"/>
              <w:rPr>
                <w:sz w:val="16"/>
                <w:szCs w:val="16"/>
              </w:rPr>
            </w:pPr>
          </w:p>
        </w:tc>
        <w:tc>
          <w:tcPr>
            <w:tcW w:w="869" w:type="dxa"/>
          </w:tcPr>
          <w:p w14:paraId="1EA1A80B" w14:textId="77777777" w:rsidR="00EA6760" w:rsidRPr="00A37B8D" w:rsidRDefault="00EA6760" w:rsidP="00D652B9">
            <w:pPr>
              <w:jc w:val="center"/>
              <w:rPr>
                <w:sz w:val="16"/>
                <w:szCs w:val="16"/>
              </w:rPr>
            </w:pPr>
            <w:r>
              <w:rPr>
                <w:sz w:val="16"/>
                <w:szCs w:val="16"/>
              </w:rPr>
              <w:t>X</w:t>
            </w:r>
          </w:p>
        </w:tc>
        <w:tc>
          <w:tcPr>
            <w:tcW w:w="872" w:type="dxa"/>
          </w:tcPr>
          <w:p w14:paraId="3AB86A2A" w14:textId="77777777" w:rsidR="00EA6760" w:rsidRPr="00A37B8D" w:rsidRDefault="00EA6760" w:rsidP="00D652B9">
            <w:pPr>
              <w:jc w:val="center"/>
              <w:rPr>
                <w:sz w:val="16"/>
                <w:szCs w:val="16"/>
              </w:rPr>
            </w:pPr>
            <w:r>
              <w:rPr>
                <w:sz w:val="16"/>
                <w:szCs w:val="16"/>
              </w:rPr>
              <w:t>X</w:t>
            </w:r>
          </w:p>
        </w:tc>
      </w:tr>
      <w:tr w:rsidR="00EA6760" w14:paraId="1ECF4D1A" w14:textId="77777777" w:rsidTr="00D9377D">
        <w:tc>
          <w:tcPr>
            <w:tcW w:w="1525" w:type="dxa"/>
          </w:tcPr>
          <w:p w14:paraId="1EBE6532" w14:textId="77777777" w:rsidR="00EA6760" w:rsidRPr="00A37B8D" w:rsidRDefault="00EA6760" w:rsidP="00D652B9">
            <w:pPr>
              <w:rPr>
                <w:sz w:val="16"/>
                <w:szCs w:val="16"/>
              </w:rPr>
            </w:pPr>
            <w:r w:rsidRPr="00136BB7">
              <w:rPr>
                <w:sz w:val="16"/>
                <w:szCs w:val="16"/>
                <w:highlight w:val="green"/>
              </w:rPr>
              <w:t>Spring 2024</w:t>
            </w:r>
          </w:p>
        </w:tc>
        <w:tc>
          <w:tcPr>
            <w:tcW w:w="702" w:type="dxa"/>
          </w:tcPr>
          <w:p w14:paraId="093D027D" w14:textId="77777777" w:rsidR="00EA6760" w:rsidRPr="00A37B8D" w:rsidRDefault="00EA6760" w:rsidP="00D652B9">
            <w:pPr>
              <w:rPr>
                <w:sz w:val="16"/>
                <w:szCs w:val="16"/>
              </w:rPr>
            </w:pPr>
            <w:r w:rsidRPr="00A37B8D">
              <w:rPr>
                <w:sz w:val="16"/>
                <w:szCs w:val="16"/>
              </w:rPr>
              <w:t>ru39</w:t>
            </w:r>
          </w:p>
        </w:tc>
        <w:tc>
          <w:tcPr>
            <w:tcW w:w="1074" w:type="dxa"/>
          </w:tcPr>
          <w:p w14:paraId="0495284A" w14:textId="77777777" w:rsidR="00EA6760" w:rsidRPr="00A37B8D" w:rsidRDefault="00EA6760" w:rsidP="00D652B9">
            <w:pPr>
              <w:jc w:val="center"/>
              <w:rPr>
                <w:sz w:val="16"/>
                <w:szCs w:val="16"/>
              </w:rPr>
            </w:pPr>
            <w:r>
              <w:rPr>
                <w:sz w:val="16"/>
                <w:szCs w:val="16"/>
              </w:rPr>
              <w:t>X</w:t>
            </w:r>
          </w:p>
        </w:tc>
        <w:tc>
          <w:tcPr>
            <w:tcW w:w="487" w:type="dxa"/>
          </w:tcPr>
          <w:p w14:paraId="69375F2B" w14:textId="77777777" w:rsidR="00EA6760" w:rsidRPr="00A37B8D" w:rsidRDefault="00EA6760" w:rsidP="00D652B9">
            <w:pPr>
              <w:jc w:val="center"/>
              <w:rPr>
                <w:sz w:val="16"/>
                <w:szCs w:val="16"/>
              </w:rPr>
            </w:pPr>
            <w:r>
              <w:rPr>
                <w:sz w:val="16"/>
                <w:szCs w:val="16"/>
              </w:rPr>
              <w:t>X</w:t>
            </w:r>
          </w:p>
        </w:tc>
        <w:tc>
          <w:tcPr>
            <w:tcW w:w="1030" w:type="dxa"/>
          </w:tcPr>
          <w:p w14:paraId="0C4AEEFC" w14:textId="77777777" w:rsidR="00EA6760" w:rsidRPr="00A37B8D" w:rsidRDefault="00EA6760" w:rsidP="00D652B9">
            <w:pPr>
              <w:jc w:val="center"/>
              <w:rPr>
                <w:sz w:val="16"/>
                <w:szCs w:val="16"/>
              </w:rPr>
            </w:pPr>
            <w:r>
              <w:rPr>
                <w:sz w:val="16"/>
                <w:szCs w:val="16"/>
              </w:rPr>
              <w:t>X</w:t>
            </w:r>
          </w:p>
        </w:tc>
        <w:tc>
          <w:tcPr>
            <w:tcW w:w="856" w:type="dxa"/>
          </w:tcPr>
          <w:p w14:paraId="31BEDE6A" w14:textId="77777777" w:rsidR="00EA6760" w:rsidRPr="00A37B8D" w:rsidRDefault="00EA6760" w:rsidP="00D652B9">
            <w:pPr>
              <w:jc w:val="center"/>
              <w:rPr>
                <w:sz w:val="16"/>
                <w:szCs w:val="16"/>
              </w:rPr>
            </w:pPr>
          </w:p>
        </w:tc>
        <w:tc>
          <w:tcPr>
            <w:tcW w:w="1035" w:type="dxa"/>
          </w:tcPr>
          <w:p w14:paraId="02674A13" w14:textId="77777777" w:rsidR="00EA6760" w:rsidRPr="00A37B8D" w:rsidRDefault="00EA6760" w:rsidP="00D652B9">
            <w:pPr>
              <w:jc w:val="center"/>
              <w:rPr>
                <w:sz w:val="16"/>
                <w:szCs w:val="16"/>
              </w:rPr>
            </w:pPr>
            <w:r>
              <w:rPr>
                <w:sz w:val="16"/>
                <w:szCs w:val="16"/>
              </w:rPr>
              <w:t>X</w:t>
            </w:r>
          </w:p>
        </w:tc>
        <w:tc>
          <w:tcPr>
            <w:tcW w:w="900" w:type="dxa"/>
          </w:tcPr>
          <w:p w14:paraId="4F916BE8" w14:textId="77777777" w:rsidR="00EA6760" w:rsidRPr="00A37B8D" w:rsidRDefault="00EA6760" w:rsidP="00D652B9">
            <w:pPr>
              <w:jc w:val="center"/>
              <w:rPr>
                <w:sz w:val="16"/>
                <w:szCs w:val="16"/>
              </w:rPr>
            </w:pPr>
          </w:p>
        </w:tc>
        <w:tc>
          <w:tcPr>
            <w:tcW w:w="869" w:type="dxa"/>
          </w:tcPr>
          <w:p w14:paraId="18E5752F" w14:textId="77777777" w:rsidR="00EA6760" w:rsidRPr="00A37B8D" w:rsidRDefault="00EA6760" w:rsidP="00D652B9">
            <w:pPr>
              <w:jc w:val="center"/>
              <w:rPr>
                <w:sz w:val="16"/>
                <w:szCs w:val="16"/>
              </w:rPr>
            </w:pPr>
          </w:p>
        </w:tc>
        <w:tc>
          <w:tcPr>
            <w:tcW w:w="872" w:type="dxa"/>
          </w:tcPr>
          <w:p w14:paraId="35CD44A5" w14:textId="77777777" w:rsidR="00EA6760" w:rsidRPr="00A37B8D" w:rsidRDefault="00EA6760" w:rsidP="00D652B9">
            <w:pPr>
              <w:jc w:val="center"/>
              <w:rPr>
                <w:sz w:val="16"/>
                <w:szCs w:val="16"/>
              </w:rPr>
            </w:pPr>
            <w:r>
              <w:rPr>
                <w:sz w:val="16"/>
                <w:szCs w:val="16"/>
              </w:rPr>
              <w:t>X</w:t>
            </w:r>
          </w:p>
        </w:tc>
      </w:tr>
      <w:tr w:rsidR="00EA6760" w14:paraId="3BCAD8C9" w14:textId="77777777" w:rsidTr="00D9377D">
        <w:trPr>
          <w:trHeight w:val="152"/>
        </w:trPr>
        <w:tc>
          <w:tcPr>
            <w:tcW w:w="1525" w:type="dxa"/>
          </w:tcPr>
          <w:p w14:paraId="11CDAC26" w14:textId="77777777" w:rsidR="00EA6760" w:rsidRDefault="00EA6760" w:rsidP="00D652B9">
            <w:pPr>
              <w:rPr>
                <w:sz w:val="16"/>
                <w:szCs w:val="16"/>
              </w:rPr>
            </w:pPr>
            <w:r w:rsidRPr="00136BB7">
              <w:rPr>
                <w:sz w:val="16"/>
                <w:szCs w:val="16"/>
                <w:highlight w:val="green"/>
              </w:rPr>
              <w:t>Spring 2024</w:t>
            </w:r>
          </w:p>
        </w:tc>
        <w:tc>
          <w:tcPr>
            <w:tcW w:w="702" w:type="dxa"/>
          </w:tcPr>
          <w:p w14:paraId="1A51EF25" w14:textId="77777777" w:rsidR="00EA6760" w:rsidRPr="00A37B8D" w:rsidRDefault="00EA6760" w:rsidP="00D652B9">
            <w:pPr>
              <w:rPr>
                <w:sz w:val="16"/>
                <w:szCs w:val="16"/>
              </w:rPr>
            </w:pPr>
            <w:r>
              <w:rPr>
                <w:sz w:val="16"/>
                <w:szCs w:val="16"/>
              </w:rPr>
              <w:t>ru40</w:t>
            </w:r>
          </w:p>
        </w:tc>
        <w:tc>
          <w:tcPr>
            <w:tcW w:w="1074" w:type="dxa"/>
          </w:tcPr>
          <w:p w14:paraId="545020E7" w14:textId="77777777" w:rsidR="00EA6760" w:rsidRPr="00A37B8D" w:rsidRDefault="00EA6760" w:rsidP="00D652B9">
            <w:pPr>
              <w:jc w:val="center"/>
              <w:rPr>
                <w:sz w:val="16"/>
                <w:szCs w:val="16"/>
              </w:rPr>
            </w:pPr>
            <w:r>
              <w:rPr>
                <w:sz w:val="16"/>
                <w:szCs w:val="16"/>
              </w:rPr>
              <w:t>X</w:t>
            </w:r>
          </w:p>
        </w:tc>
        <w:tc>
          <w:tcPr>
            <w:tcW w:w="487" w:type="dxa"/>
          </w:tcPr>
          <w:p w14:paraId="210B1C2E" w14:textId="77777777" w:rsidR="00EA6760" w:rsidRPr="00A37B8D" w:rsidRDefault="00EA6760" w:rsidP="00D652B9">
            <w:pPr>
              <w:jc w:val="center"/>
              <w:rPr>
                <w:sz w:val="16"/>
                <w:szCs w:val="16"/>
              </w:rPr>
            </w:pPr>
          </w:p>
        </w:tc>
        <w:tc>
          <w:tcPr>
            <w:tcW w:w="1030" w:type="dxa"/>
          </w:tcPr>
          <w:p w14:paraId="4244D785" w14:textId="77777777" w:rsidR="00EA6760" w:rsidRPr="00A37B8D" w:rsidRDefault="00EA6760" w:rsidP="00D652B9">
            <w:pPr>
              <w:jc w:val="center"/>
              <w:rPr>
                <w:sz w:val="16"/>
                <w:szCs w:val="16"/>
              </w:rPr>
            </w:pPr>
            <w:r>
              <w:rPr>
                <w:sz w:val="16"/>
                <w:szCs w:val="16"/>
              </w:rPr>
              <w:t>X</w:t>
            </w:r>
          </w:p>
        </w:tc>
        <w:tc>
          <w:tcPr>
            <w:tcW w:w="856" w:type="dxa"/>
          </w:tcPr>
          <w:p w14:paraId="660CD5BE" w14:textId="77777777" w:rsidR="00EA6760" w:rsidRPr="00A37B8D" w:rsidRDefault="00EA6760" w:rsidP="00D652B9">
            <w:pPr>
              <w:jc w:val="center"/>
              <w:rPr>
                <w:sz w:val="16"/>
                <w:szCs w:val="16"/>
              </w:rPr>
            </w:pPr>
            <w:r>
              <w:rPr>
                <w:sz w:val="16"/>
                <w:szCs w:val="16"/>
              </w:rPr>
              <w:t>X</w:t>
            </w:r>
          </w:p>
        </w:tc>
        <w:tc>
          <w:tcPr>
            <w:tcW w:w="1035" w:type="dxa"/>
          </w:tcPr>
          <w:p w14:paraId="1570BE5B" w14:textId="77777777" w:rsidR="00EA6760" w:rsidRPr="00A37B8D" w:rsidRDefault="00EA6760" w:rsidP="00D652B9">
            <w:pPr>
              <w:jc w:val="center"/>
              <w:rPr>
                <w:sz w:val="16"/>
                <w:szCs w:val="16"/>
              </w:rPr>
            </w:pPr>
          </w:p>
        </w:tc>
        <w:tc>
          <w:tcPr>
            <w:tcW w:w="900" w:type="dxa"/>
          </w:tcPr>
          <w:p w14:paraId="214364DB" w14:textId="77777777" w:rsidR="00EA6760" w:rsidRPr="00A37B8D" w:rsidRDefault="00EA6760" w:rsidP="00D652B9">
            <w:pPr>
              <w:jc w:val="center"/>
              <w:rPr>
                <w:sz w:val="16"/>
                <w:szCs w:val="16"/>
              </w:rPr>
            </w:pPr>
          </w:p>
        </w:tc>
        <w:tc>
          <w:tcPr>
            <w:tcW w:w="869" w:type="dxa"/>
          </w:tcPr>
          <w:p w14:paraId="3180D716" w14:textId="77777777" w:rsidR="00EA6760" w:rsidRPr="00A37B8D" w:rsidRDefault="00EA6760" w:rsidP="00D652B9">
            <w:pPr>
              <w:jc w:val="center"/>
              <w:rPr>
                <w:sz w:val="16"/>
                <w:szCs w:val="16"/>
              </w:rPr>
            </w:pPr>
            <w:r>
              <w:rPr>
                <w:sz w:val="16"/>
                <w:szCs w:val="16"/>
              </w:rPr>
              <w:t>X</w:t>
            </w:r>
          </w:p>
        </w:tc>
        <w:tc>
          <w:tcPr>
            <w:tcW w:w="872" w:type="dxa"/>
          </w:tcPr>
          <w:p w14:paraId="36C8434E" w14:textId="77777777" w:rsidR="00EA6760" w:rsidRPr="00A37B8D" w:rsidRDefault="00EA6760" w:rsidP="00D652B9">
            <w:pPr>
              <w:jc w:val="center"/>
              <w:rPr>
                <w:sz w:val="16"/>
                <w:szCs w:val="16"/>
              </w:rPr>
            </w:pPr>
            <w:r>
              <w:rPr>
                <w:sz w:val="16"/>
                <w:szCs w:val="16"/>
              </w:rPr>
              <w:t>X</w:t>
            </w:r>
          </w:p>
        </w:tc>
      </w:tr>
      <w:tr w:rsidR="00EA6760" w14:paraId="7B28381D" w14:textId="77777777" w:rsidTr="00D9377D">
        <w:tc>
          <w:tcPr>
            <w:tcW w:w="1525" w:type="dxa"/>
          </w:tcPr>
          <w:p w14:paraId="6FEB5B80" w14:textId="77777777" w:rsidR="00EA6760" w:rsidRDefault="00EA6760" w:rsidP="00D652B9">
            <w:pPr>
              <w:rPr>
                <w:sz w:val="16"/>
                <w:szCs w:val="16"/>
              </w:rPr>
            </w:pPr>
            <w:r w:rsidRPr="00136BB7">
              <w:rPr>
                <w:sz w:val="16"/>
                <w:szCs w:val="16"/>
                <w:highlight w:val="green"/>
              </w:rPr>
              <w:t>Gap fill: June 2024</w:t>
            </w:r>
          </w:p>
        </w:tc>
        <w:tc>
          <w:tcPr>
            <w:tcW w:w="702" w:type="dxa"/>
          </w:tcPr>
          <w:p w14:paraId="33223E74" w14:textId="77777777" w:rsidR="00EA6760" w:rsidRPr="00A37B8D" w:rsidRDefault="00EA6760" w:rsidP="00D652B9">
            <w:pPr>
              <w:rPr>
                <w:sz w:val="16"/>
                <w:szCs w:val="16"/>
              </w:rPr>
            </w:pPr>
            <w:r>
              <w:rPr>
                <w:sz w:val="16"/>
                <w:szCs w:val="16"/>
              </w:rPr>
              <w:t>ru43</w:t>
            </w:r>
          </w:p>
        </w:tc>
        <w:tc>
          <w:tcPr>
            <w:tcW w:w="1074" w:type="dxa"/>
          </w:tcPr>
          <w:p w14:paraId="43C2B2D8" w14:textId="77777777" w:rsidR="00EA6760" w:rsidRPr="00A37B8D" w:rsidRDefault="00EA6760" w:rsidP="00D652B9">
            <w:pPr>
              <w:jc w:val="center"/>
              <w:rPr>
                <w:sz w:val="16"/>
                <w:szCs w:val="16"/>
              </w:rPr>
            </w:pPr>
            <w:r>
              <w:rPr>
                <w:sz w:val="16"/>
                <w:szCs w:val="16"/>
              </w:rPr>
              <w:t>X</w:t>
            </w:r>
          </w:p>
        </w:tc>
        <w:tc>
          <w:tcPr>
            <w:tcW w:w="487" w:type="dxa"/>
          </w:tcPr>
          <w:p w14:paraId="1F53E5FB" w14:textId="77777777" w:rsidR="00EA6760" w:rsidRPr="00A37B8D" w:rsidRDefault="00EA6760" w:rsidP="00D652B9">
            <w:pPr>
              <w:jc w:val="center"/>
              <w:rPr>
                <w:sz w:val="16"/>
                <w:szCs w:val="16"/>
              </w:rPr>
            </w:pPr>
            <w:r>
              <w:rPr>
                <w:sz w:val="16"/>
                <w:szCs w:val="16"/>
              </w:rPr>
              <w:t>X</w:t>
            </w:r>
          </w:p>
        </w:tc>
        <w:tc>
          <w:tcPr>
            <w:tcW w:w="1030" w:type="dxa"/>
          </w:tcPr>
          <w:p w14:paraId="70AA9C08" w14:textId="77777777" w:rsidR="00EA6760" w:rsidRPr="00A37B8D" w:rsidRDefault="00EA6760" w:rsidP="00D652B9">
            <w:pPr>
              <w:jc w:val="center"/>
              <w:rPr>
                <w:sz w:val="16"/>
                <w:szCs w:val="16"/>
              </w:rPr>
            </w:pPr>
            <w:r>
              <w:rPr>
                <w:sz w:val="16"/>
                <w:szCs w:val="16"/>
              </w:rPr>
              <w:t>X</w:t>
            </w:r>
          </w:p>
        </w:tc>
        <w:tc>
          <w:tcPr>
            <w:tcW w:w="856" w:type="dxa"/>
          </w:tcPr>
          <w:p w14:paraId="5C30D48B" w14:textId="77777777" w:rsidR="00EA6760" w:rsidRPr="00A37B8D" w:rsidRDefault="00EA6760" w:rsidP="00D652B9">
            <w:pPr>
              <w:jc w:val="center"/>
              <w:rPr>
                <w:sz w:val="16"/>
                <w:szCs w:val="16"/>
              </w:rPr>
            </w:pPr>
            <w:r>
              <w:rPr>
                <w:sz w:val="16"/>
                <w:szCs w:val="16"/>
              </w:rPr>
              <w:t>X</w:t>
            </w:r>
          </w:p>
        </w:tc>
        <w:tc>
          <w:tcPr>
            <w:tcW w:w="1035" w:type="dxa"/>
          </w:tcPr>
          <w:p w14:paraId="5856B914" w14:textId="5A7A3957" w:rsidR="00EA6760" w:rsidRPr="00A37B8D" w:rsidRDefault="00EA6760" w:rsidP="00D652B9">
            <w:pPr>
              <w:jc w:val="center"/>
              <w:rPr>
                <w:sz w:val="16"/>
                <w:szCs w:val="16"/>
              </w:rPr>
            </w:pPr>
          </w:p>
        </w:tc>
        <w:tc>
          <w:tcPr>
            <w:tcW w:w="900" w:type="dxa"/>
          </w:tcPr>
          <w:p w14:paraId="12071347" w14:textId="77777777" w:rsidR="00EA6760" w:rsidRPr="00A37B8D" w:rsidRDefault="00EA6760" w:rsidP="00D652B9">
            <w:pPr>
              <w:jc w:val="center"/>
              <w:rPr>
                <w:sz w:val="16"/>
                <w:szCs w:val="16"/>
              </w:rPr>
            </w:pPr>
          </w:p>
        </w:tc>
        <w:tc>
          <w:tcPr>
            <w:tcW w:w="869" w:type="dxa"/>
          </w:tcPr>
          <w:p w14:paraId="347B4A8F" w14:textId="77777777" w:rsidR="00EA6760" w:rsidRPr="00A37B8D" w:rsidRDefault="00EA6760" w:rsidP="00D652B9">
            <w:pPr>
              <w:jc w:val="center"/>
              <w:rPr>
                <w:sz w:val="16"/>
                <w:szCs w:val="16"/>
              </w:rPr>
            </w:pPr>
          </w:p>
        </w:tc>
        <w:tc>
          <w:tcPr>
            <w:tcW w:w="872" w:type="dxa"/>
          </w:tcPr>
          <w:p w14:paraId="78E81987" w14:textId="77777777" w:rsidR="00EA6760" w:rsidRPr="00A37B8D" w:rsidRDefault="00EA6760" w:rsidP="00D652B9">
            <w:pPr>
              <w:jc w:val="center"/>
              <w:rPr>
                <w:sz w:val="16"/>
                <w:szCs w:val="16"/>
              </w:rPr>
            </w:pPr>
            <w:r>
              <w:rPr>
                <w:sz w:val="16"/>
                <w:szCs w:val="16"/>
              </w:rPr>
              <w:t>X</w:t>
            </w:r>
          </w:p>
        </w:tc>
      </w:tr>
      <w:tr w:rsidR="00EA6760" w14:paraId="2E0C5E26" w14:textId="77777777" w:rsidTr="00D9377D">
        <w:tc>
          <w:tcPr>
            <w:tcW w:w="1525" w:type="dxa"/>
          </w:tcPr>
          <w:p w14:paraId="50FDBC47" w14:textId="77777777" w:rsidR="00EA6760" w:rsidRDefault="00EA6760" w:rsidP="00D652B9">
            <w:pPr>
              <w:rPr>
                <w:sz w:val="16"/>
                <w:szCs w:val="16"/>
              </w:rPr>
            </w:pPr>
            <w:r w:rsidRPr="00136BB7">
              <w:rPr>
                <w:sz w:val="16"/>
                <w:szCs w:val="16"/>
                <w:highlight w:val="green"/>
              </w:rPr>
              <w:t>Summer 2024</w:t>
            </w:r>
          </w:p>
        </w:tc>
        <w:tc>
          <w:tcPr>
            <w:tcW w:w="702" w:type="dxa"/>
          </w:tcPr>
          <w:p w14:paraId="312CC07E" w14:textId="77777777" w:rsidR="00EA6760" w:rsidRPr="00A37B8D" w:rsidRDefault="00EA6760" w:rsidP="00D652B9">
            <w:pPr>
              <w:rPr>
                <w:sz w:val="16"/>
                <w:szCs w:val="16"/>
              </w:rPr>
            </w:pPr>
            <w:r w:rsidRPr="00A37B8D">
              <w:rPr>
                <w:sz w:val="16"/>
                <w:szCs w:val="16"/>
              </w:rPr>
              <w:t>ru39</w:t>
            </w:r>
          </w:p>
        </w:tc>
        <w:tc>
          <w:tcPr>
            <w:tcW w:w="1074" w:type="dxa"/>
          </w:tcPr>
          <w:p w14:paraId="1CE16D4E" w14:textId="77777777" w:rsidR="00EA6760" w:rsidRPr="00A37B8D" w:rsidRDefault="00EA6760" w:rsidP="00D652B9">
            <w:pPr>
              <w:jc w:val="center"/>
              <w:rPr>
                <w:sz w:val="16"/>
                <w:szCs w:val="16"/>
              </w:rPr>
            </w:pPr>
            <w:r>
              <w:rPr>
                <w:sz w:val="16"/>
                <w:szCs w:val="16"/>
              </w:rPr>
              <w:t>X</w:t>
            </w:r>
          </w:p>
        </w:tc>
        <w:tc>
          <w:tcPr>
            <w:tcW w:w="487" w:type="dxa"/>
          </w:tcPr>
          <w:p w14:paraId="0F2B0069" w14:textId="77777777" w:rsidR="00EA6760" w:rsidRPr="00A37B8D" w:rsidRDefault="00EA6760" w:rsidP="00D652B9">
            <w:pPr>
              <w:jc w:val="center"/>
              <w:rPr>
                <w:sz w:val="16"/>
                <w:szCs w:val="16"/>
              </w:rPr>
            </w:pPr>
            <w:r>
              <w:rPr>
                <w:sz w:val="16"/>
                <w:szCs w:val="16"/>
              </w:rPr>
              <w:t>X</w:t>
            </w:r>
          </w:p>
        </w:tc>
        <w:tc>
          <w:tcPr>
            <w:tcW w:w="1030" w:type="dxa"/>
          </w:tcPr>
          <w:p w14:paraId="7FBB8306" w14:textId="77777777" w:rsidR="00EA6760" w:rsidRPr="00A37B8D" w:rsidRDefault="00EA6760" w:rsidP="00D652B9">
            <w:pPr>
              <w:jc w:val="center"/>
              <w:rPr>
                <w:sz w:val="16"/>
                <w:szCs w:val="16"/>
              </w:rPr>
            </w:pPr>
            <w:r>
              <w:rPr>
                <w:sz w:val="16"/>
                <w:szCs w:val="16"/>
              </w:rPr>
              <w:t>X</w:t>
            </w:r>
          </w:p>
        </w:tc>
        <w:tc>
          <w:tcPr>
            <w:tcW w:w="856" w:type="dxa"/>
          </w:tcPr>
          <w:p w14:paraId="579E76F0" w14:textId="77777777" w:rsidR="00EA6760" w:rsidRPr="00A37B8D" w:rsidRDefault="00EA6760" w:rsidP="00D652B9">
            <w:pPr>
              <w:jc w:val="center"/>
              <w:rPr>
                <w:sz w:val="16"/>
                <w:szCs w:val="16"/>
              </w:rPr>
            </w:pPr>
          </w:p>
        </w:tc>
        <w:tc>
          <w:tcPr>
            <w:tcW w:w="1035" w:type="dxa"/>
          </w:tcPr>
          <w:p w14:paraId="7545B578" w14:textId="77777777" w:rsidR="00EA6760" w:rsidRPr="00A37B8D" w:rsidRDefault="00EA6760" w:rsidP="00D652B9">
            <w:pPr>
              <w:jc w:val="center"/>
              <w:rPr>
                <w:sz w:val="16"/>
                <w:szCs w:val="16"/>
              </w:rPr>
            </w:pPr>
          </w:p>
        </w:tc>
        <w:tc>
          <w:tcPr>
            <w:tcW w:w="900" w:type="dxa"/>
          </w:tcPr>
          <w:p w14:paraId="0E4FA619" w14:textId="77777777" w:rsidR="00EA6760" w:rsidRPr="00A37B8D" w:rsidRDefault="00EA6760" w:rsidP="00D652B9">
            <w:pPr>
              <w:jc w:val="center"/>
              <w:rPr>
                <w:sz w:val="16"/>
                <w:szCs w:val="16"/>
              </w:rPr>
            </w:pPr>
            <w:r>
              <w:rPr>
                <w:sz w:val="16"/>
                <w:szCs w:val="16"/>
              </w:rPr>
              <w:t>X</w:t>
            </w:r>
          </w:p>
        </w:tc>
        <w:tc>
          <w:tcPr>
            <w:tcW w:w="869" w:type="dxa"/>
          </w:tcPr>
          <w:p w14:paraId="20A3B6F8" w14:textId="77777777" w:rsidR="00EA6760" w:rsidRPr="00A37B8D" w:rsidRDefault="00EA6760" w:rsidP="00D652B9">
            <w:pPr>
              <w:jc w:val="center"/>
              <w:rPr>
                <w:sz w:val="16"/>
                <w:szCs w:val="16"/>
              </w:rPr>
            </w:pPr>
          </w:p>
        </w:tc>
        <w:tc>
          <w:tcPr>
            <w:tcW w:w="872" w:type="dxa"/>
          </w:tcPr>
          <w:p w14:paraId="43AF102D" w14:textId="77777777" w:rsidR="00EA6760" w:rsidRPr="00A37B8D" w:rsidRDefault="00EA6760" w:rsidP="00D652B9">
            <w:pPr>
              <w:jc w:val="center"/>
              <w:rPr>
                <w:sz w:val="16"/>
                <w:szCs w:val="16"/>
              </w:rPr>
            </w:pPr>
            <w:r>
              <w:rPr>
                <w:sz w:val="16"/>
                <w:szCs w:val="16"/>
              </w:rPr>
              <w:t>X</w:t>
            </w:r>
          </w:p>
        </w:tc>
      </w:tr>
      <w:tr w:rsidR="00EA6760" w14:paraId="302ACBAB" w14:textId="77777777" w:rsidTr="00D9377D">
        <w:tc>
          <w:tcPr>
            <w:tcW w:w="1525" w:type="dxa"/>
          </w:tcPr>
          <w:p w14:paraId="2B849C71" w14:textId="77777777" w:rsidR="00EA6760" w:rsidRDefault="00EA6760" w:rsidP="00D652B9">
            <w:pPr>
              <w:rPr>
                <w:sz w:val="16"/>
                <w:szCs w:val="16"/>
              </w:rPr>
            </w:pPr>
            <w:r w:rsidRPr="00136BB7">
              <w:rPr>
                <w:sz w:val="16"/>
                <w:szCs w:val="16"/>
                <w:highlight w:val="green"/>
              </w:rPr>
              <w:t>Summer 2024</w:t>
            </w:r>
          </w:p>
        </w:tc>
        <w:tc>
          <w:tcPr>
            <w:tcW w:w="702" w:type="dxa"/>
          </w:tcPr>
          <w:p w14:paraId="19725D37" w14:textId="77777777" w:rsidR="00EA6760" w:rsidRPr="00A37B8D" w:rsidRDefault="00EA6760" w:rsidP="00D652B9">
            <w:pPr>
              <w:rPr>
                <w:sz w:val="16"/>
                <w:szCs w:val="16"/>
              </w:rPr>
            </w:pPr>
            <w:r>
              <w:rPr>
                <w:sz w:val="16"/>
                <w:szCs w:val="16"/>
              </w:rPr>
              <w:t>ru40</w:t>
            </w:r>
          </w:p>
        </w:tc>
        <w:tc>
          <w:tcPr>
            <w:tcW w:w="1074" w:type="dxa"/>
          </w:tcPr>
          <w:p w14:paraId="536EC95E" w14:textId="77777777" w:rsidR="00EA6760" w:rsidRPr="00A37B8D" w:rsidRDefault="00EA6760" w:rsidP="00D652B9">
            <w:pPr>
              <w:jc w:val="center"/>
              <w:rPr>
                <w:sz w:val="16"/>
                <w:szCs w:val="16"/>
              </w:rPr>
            </w:pPr>
            <w:r>
              <w:rPr>
                <w:sz w:val="16"/>
                <w:szCs w:val="16"/>
              </w:rPr>
              <w:t>X</w:t>
            </w:r>
          </w:p>
        </w:tc>
        <w:tc>
          <w:tcPr>
            <w:tcW w:w="487" w:type="dxa"/>
          </w:tcPr>
          <w:p w14:paraId="5C2FF270" w14:textId="77777777" w:rsidR="00EA6760" w:rsidRPr="00A37B8D" w:rsidRDefault="00EA6760" w:rsidP="00D652B9">
            <w:pPr>
              <w:jc w:val="center"/>
              <w:rPr>
                <w:sz w:val="16"/>
                <w:szCs w:val="16"/>
              </w:rPr>
            </w:pPr>
          </w:p>
        </w:tc>
        <w:tc>
          <w:tcPr>
            <w:tcW w:w="1030" w:type="dxa"/>
          </w:tcPr>
          <w:p w14:paraId="3674A3FB" w14:textId="77777777" w:rsidR="00EA6760" w:rsidRPr="00A37B8D" w:rsidRDefault="00EA6760" w:rsidP="00D652B9">
            <w:pPr>
              <w:jc w:val="center"/>
              <w:rPr>
                <w:sz w:val="16"/>
                <w:szCs w:val="16"/>
              </w:rPr>
            </w:pPr>
            <w:r>
              <w:rPr>
                <w:sz w:val="16"/>
                <w:szCs w:val="16"/>
              </w:rPr>
              <w:t>X</w:t>
            </w:r>
          </w:p>
        </w:tc>
        <w:tc>
          <w:tcPr>
            <w:tcW w:w="856" w:type="dxa"/>
          </w:tcPr>
          <w:p w14:paraId="33C3A03D" w14:textId="77777777" w:rsidR="00EA6760" w:rsidRPr="00A37B8D" w:rsidRDefault="00EA6760" w:rsidP="00D652B9">
            <w:pPr>
              <w:jc w:val="center"/>
              <w:rPr>
                <w:sz w:val="16"/>
                <w:szCs w:val="16"/>
              </w:rPr>
            </w:pPr>
            <w:r>
              <w:rPr>
                <w:sz w:val="16"/>
                <w:szCs w:val="16"/>
              </w:rPr>
              <w:t>X</w:t>
            </w:r>
          </w:p>
        </w:tc>
        <w:tc>
          <w:tcPr>
            <w:tcW w:w="1035" w:type="dxa"/>
          </w:tcPr>
          <w:p w14:paraId="72E705A5" w14:textId="77777777" w:rsidR="00EA6760" w:rsidRPr="00A37B8D" w:rsidRDefault="00EA6760" w:rsidP="00D652B9">
            <w:pPr>
              <w:jc w:val="center"/>
              <w:rPr>
                <w:sz w:val="16"/>
                <w:szCs w:val="16"/>
              </w:rPr>
            </w:pPr>
          </w:p>
        </w:tc>
        <w:tc>
          <w:tcPr>
            <w:tcW w:w="900" w:type="dxa"/>
          </w:tcPr>
          <w:p w14:paraId="23D081B4" w14:textId="77777777" w:rsidR="00EA6760" w:rsidRPr="00A37B8D" w:rsidRDefault="00EA6760" w:rsidP="00D652B9">
            <w:pPr>
              <w:jc w:val="center"/>
              <w:rPr>
                <w:sz w:val="16"/>
                <w:szCs w:val="16"/>
              </w:rPr>
            </w:pPr>
          </w:p>
        </w:tc>
        <w:tc>
          <w:tcPr>
            <w:tcW w:w="869" w:type="dxa"/>
          </w:tcPr>
          <w:p w14:paraId="110CAC7D" w14:textId="77777777" w:rsidR="00EA6760" w:rsidRPr="00A37B8D" w:rsidRDefault="00EA6760" w:rsidP="00D652B9">
            <w:pPr>
              <w:jc w:val="center"/>
              <w:rPr>
                <w:sz w:val="16"/>
                <w:szCs w:val="16"/>
              </w:rPr>
            </w:pPr>
            <w:r>
              <w:rPr>
                <w:sz w:val="16"/>
                <w:szCs w:val="16"/>
              </w:rPr>
              <w:t>X</w:t>
            </w:r>
          </w:p>
        </w:tc>
        <w:tc>
          <w:tcPr>
            <w:tcW w:w="872" w:type="dxa"/>
          </w:tcPr>
          <w:p w14:paraId="2E41DF93" w14:textId="77777777" w:rsidR="00EA6760" w:rsidRPr="00A37B8D" w:rsidRDefault="00EA6760" w:rsidP="00D652B9">
            <w:pPr>
              <w:jc w:val="center"/>
              <w:rPr>
                <w:sz w:val="16"/>
                <w:szCs w:val="16"/>
              </w:rPr>
            </w:pPr>
            <w:r>
              <w:rPr>
                <w:sz w:val="16"/>
                <w:szCs w:val="16"/>
              </w:rPr>
              <w:t>X</w:t>
            </w:r>
          </w:p>
        </w:tc>
      </w:tr>
      <w:tr w:rsidR="00EA6760" w14:paraId="45BA286B" w14:textId="77777777" w:rsidTr="00D9377D">
        <w:tc>
          <w:tcPr>
            <w:tcW w:w="1525" w:type="dxa"/>
          </w:tcPr>
          <w:p w14:paraId="74D41A9C" w14:textId="77777777" w:rsidR="00EA6760" w:rsidRDefault="00EA6760" w:rsidP="00D652B9">
            <w:pPr>
              <w:rPr>
                <w:sz w:val="16"/>
                <w:szCs w:val="16"/>
              </w:rPr>
            </w:pPr>
            <w:r w:rsidRPr="00D9377D">
              <w:rPr>
                <w:sz w:val="16"/>
                <w:szCs w:val="16"/>
                <w:highlight w:val="red"/>
              </w:rPr>
              <w:t>Gap fill: Aug 2024</w:t>
            </w:r>
          </w:p>
        </w:tc>
        <w:tc>
          <w:tcPr>
            <w:tcW w:w="702" w:type="dxa"/>
          </w:tcPr>
          <w:p w14:paraId="080DDB6B" w14:textId="77777777" w:rsidR="00EA6760" w:rsidRPr="00A37B8D" w:rsidRDefault="00EA6760" w:rsidP="00D652B9">
            <w:pPr>
              <w:rPr>
                <w:sz w:val="16"/>
                <w:szCs w:val="16"/>
              </w:rPr>
            </w:pPr>
            <w:r>
              <w:rPr>
                <w:sz w:val="16"/>
                <w:szCs w:val="16"/>
              </w:rPr>
              <w:t>r</w:t>
            </w:r>
            <w:r w:rsidRPr="00A37B8D">
              <w:rPr>
                <w:sz w:val="16"/>
                <w:szCs w:val="16"/>
              </w:rPr>
              <w:t>u</w:t>
            </w:r>
            <w:r>
              <w:rPr>
                <w:sz w:val="16"/>
                <w:szCs w:val="16"/>
              </w:rPr>
              <w:t>43</w:t>
            </w:r>
            <w:r w:rsidRPr="00200863">
              <w:rPr>
                <w:rFonts w:ascii="Calibri" w:hAnsi="Calibri" w:cs="Calibri"/>
                <w:sz w:val="16"/>
                <w:szCs w:val="16"/>
                <w:vertAlign w:val="superscript"/>
              </w:rPr>
              <w:t>‡</w:t>
            </w:r>
          </w:p>
        </w:tc>
        <w:tc>
          <w:tcPr>
            <w:tcW w:w="1074" w:type="dxa"/>
          </w:tcPr>
          <w:p w14:paraId="16A75E62" w14:textId="77777777" w:rsidR="00EA6760" w:rsidRPr="00A37B8D" w:rsidRDefault="00EA6760" w:rsidP="00D652B9">
            <w:pPr>
              <w:jc w:val="center"/>
              <w:rPr>
                <w:sz w:val="16"/>
                <w:szCs w:val="16"/>
              </w:rPr>
            </w:pPr>
            <w:r>
              <w:rPr>
                <w:sz w:val="16"/>
                <w:szCs w:val="16"/>
              </w:rPr>
              <w:t>X</w:t>
            </w:r>
          </w:p>
        </w:tc>
        <w:tc>
          <w:tcPr>
            <w:tcW w:w="487" w:type="dxa"/>
          </w:tcPr>
          <w:p w14:paraId="2DDC8628" w14:textId="77777777" w:rsidR="00EA6760" w:rsidRPr="00A37B8D" w:rsidRDefault="00EA6760" w:rsidP="00D652B9">
            <w:pPr>
              <w:jc w:val="center"/>
              <w:rPr>
                <w:sz w:val="16"/>
                <w:szCs w:val="16"/>
              </w:rPr>
            </w:pPr>
            <w:r>
              <w:rPr>
                <w:sz w:val="16"/>
                <w:szCs w:val="16"/>
              </w:rPr>
              <w:t>X</w:t>
            </w:r>
          </w:p>
        </w:tc>
        <w:tc>
          <w:tcPr>
            <w:tcW w:w="1030" w:type="dxa"/>
          </w:tcPr>
          <w:p w14:paraId="00137AFC" w14:textId="77777777" w:rsidR="00EA6760" w:rsidRPr="00A37B8D" w:rsidRDefault="00EA6760" w:rsidP="00D652B9">
            <w:pPr>
              <w:jc w:val="center"/>
              <w:rPr>
                <w:sz w:val="16"/>
                <w:szCs w:val="16"/>
              </w:rPr>
            </w:pPr>
            <w:r>
              <w:rPr>
                <w:sz w:val="16"/>
                <w:szCs w:val="16"/>
              </w:rPr>
              <w:t>X</w:t>
            </w:r>
          </w:p>
        </w:tc>
        <w:tc>
          <w:tcPr>
            <w:tcW w:w="856" w:type="dxa"/>
          </w:tcPr>
          <w:p w14:paraId="0661CFD8" w14:textId="77777777" w:rsidR="00EA6760" w:rsidRPr="00A37B8D" w:rsidRDefault="00EA6760" w:rsidP="00D652B9">
            <w:pPr>
              <w:jc w:val="center"/>
              <w:rPr>
                <w:sz w:val="16"/>
                <w:szCs w:val="16"/>
              </w:rPr>
            </w:pPr>
            <w:r>
              <w:rPr>
                <w:sz w:val="16"/>
                <w:szCs w:val="16"/>
              </w:rPr>
              <w:t>X</w:t>
            </w:r>
          </w:p>
        </w:tc>
        <w:tc>
          <w:tcPr>
            <w:tcW w:w="1035" w:type="dxa"/>
          </w:tcPr>
          <w:p w14:paraId="716F5115" w14:textId="77777777" w:rsidR="00EA6760" w:rsidRPr="00A37B8D" w:rsidRDefault="00EA6760" w:rsidP="00D652B9">
            <w:pPr>
              <w:jc w:val="center"/>
              <w:rPr>
                <w:sz w:val="16"/>
                <w:szCs w:val="16"/>
              </w:rPr>
            </w:pPr>
          </w:p>
        </w:tc>
        <w:tc>
          <w:tcPr>
            <w:tcW w:w="900" w:type="dxa"/>
          </w:tcPr>
          <w:p w14:paraId="5686824A" w14:textId="77777777" w:rsidR="00EA6760" w:rsidRPr="00A37B8D" w:rsidRDefault="00EA6760" w:rsidP="00D652B9">
            <w:pPr>
              <w:jc w:val="center"/>
              <w:rPr>
                <w:sz w:val="16"/>
                <w:szCs w:val="16"/>
              </w:rPr>
            </w:pPr>
          </w:p>
        </w:tc>
        <w:tc>
          <w:tcPr>
            <w:tcW w:w="869" w:type="dxa"/>
          </w:tcPr>
          <w:p w14:paraId="01413BA9" w14:textId="77777777" w:rsidR="00EA6760" w:rsidRPr="00A37B8D" w:rsidRDefault="00EA6760" w:rsidP="00D652B9">
            <w:pPr>
              <w:jc w:val="center"/>
              <w:rPr>
                <w:sz w:val="16"/>
                <w:szCs w:val="16"/>
              </w:rPr>
            </w:pPr>
          </w:p>
        </w:tc>
        <w:tc>
          <w:tcPr>
            <w:tcW w:w="872" w:type="dxa"/>
          </w:tcPr>
          <w:p w14:paraId="3E9A6FA7" w14:textId="77777777" w:rsidR="00EA6760" w:rsidRPr="00A37B8D" w:rsidRDefault="00EA6760" w:rsidP="00D652B9">
            <w:pPr>
              <w:jc w:val="center"/>
              <w:rPr>
                <w:sz w:val="16"/>
                <w:szCs w:val="16"/>
              </w:rPr>
            </w:pPr>
            <w:r>
              <w:rPr>
                <w:sz w:val="16"/>
                <w:szCs w:val="16"/>
              </w:rPr>
              <w:t>X</w:t>
            </w:r>
          </w:p>
        </w:tc>
      </w:tr>
      <w:tr w:rsidR="00EA6760" w14:paraId="64613D07" w14:textId="77777777" w:rsidTr="00D9377D">
        <w:tc>
          <w:tcPr>
            <w:tcW w:w="1525" w:type="dxa"/>
          </w:tcPr>
          <w:p w14:paraId="11AD7281" w14:textId="77777777" w:rsidR="00EA6760" w:rsidRDefault="00EA6760" w:rsidP="00D652B9">
            <w:pPr>
              <w:rPr>
                <w:sz w:val="16"/>
                <w:szCs w:val="16"/>
              </w:rPr>
            </w:pPr>
            <w:r w:rsidRPr="00D36361">
              <w:rPr>
                <w:sz w:val="16"/>
                <w:szCs w:val="16"/>
                <w:highlight w:val="green"/>
                <w:rPrChange w:id="47" w:author="Lori Garzio" w:date="2025-02-06T13:28:00Z">
                  <w:rPr>
                    <w:sz w:val="16"/>
                    <w:szCs w:val="16"/>
                    <w:highlight w:val="yellow"/>
                  </w:rPr>
                </w:rPrChange>
              </w:rPr>
              <w:t>Gap fill: Sept 2024</w:t>
            </w:r>
          </w:p>
        </w:tc>
        <w:tc>
          <w:tcPr>
            <w:tcW w:w="702" w:type="dxa"/>
          </w:tcPr>
          <w:p w14:paraId="460E8C57" w14:textId="77777777" w:rsidR="00EA6760" w:rsidRPr="00A37B8D" w:rsidRDefault="00EA6760" w:rsidP="00D652B9">
            <w:pPr>
              <w:rPr>
                <w:sz w:val="16"/>
                <w:szCs w:val="16"/>
              </w:rPr>
            </w:pPr>
            <w:r>
              <w:rPr>
                <w:sz w:val="16"/>
                <w:szCs w:val="16"/>
              </w:rPr>
              <w:t>ru43</w:t>
            </w:r>
          </w:p>
        </w:tc>
        <w:tc>
          <w:tcPr>
            <w:tcW w:w="1074" w:type="dxa"/>
          </w:tcPr>
          <w:p w14:paraId="372AB867" w14:textId="77777777" w:rsidR="00EA6760" w:rsidRPr="00A37B8D" w:rsidRDefault="00EA6760" w:rsidP="00D652B9">
            <w:pPr>
              <w:jc w:val="center"/>
              <w:rPr>
                <w:sz w:val="16"/>
                <w:szCs w:val="16"/>
              </w:rPr>
            </w:pPr>
            <w:r>
              <w:rPr>
                <w:sz w:val="16"/>
                <w:szCs w:val="16"/>
              </w:rPr>
              <w:t>X</w:t>
            </w:r>
          </w:p>
        </w:tc>
        <w:tc>
          <w:tcPr>
            <w:tcW w:w="487" w:type="dxa"/>
          </w:tcPr>
          <w:p w14:paraId="7CF1163D" w14:textId="77777777" w:rsidR="00EA6760" w:rsidRPr="00A37B8D" w:rsidRDefault="00EA6760" w:rsidP="00D652B9">
            <w:pPr>
              <w:jc w:val="center"/>
              <w:rPr>
                <w:sz w:val="16"/>
                <w:szCs w:val="16"/>
              </w:rPr>
            </w:pPr>
            <w:r>
              <w:rPr>
                <w:sz w:val="16"/>
                <w:szCs w:val="16"/>
              </w:rPr>
              <w:t>X</w:t>
            </w:r>
          </w:p>
        </w:tc>
        <w:tc>
          <w:tcPr>
            <w:tcW w:w="1030" w:type="dxa"/>
          </w:tcPr>
          <w:p w14:paraId="47EF25A9" w14:textId="77777777" w:rsidR="00EA6760" w:rsidRPr="00A37B8D" w:rsidRDefault="00EA6760" w:rsidP="00D652B9">
            <w:pPr>
              <w:jc w:val="center"/>
              <w:rPr>
                <w:sz w:val="16"/>
                <w:szCs w:val="16"/>
              </w:rPr>
            </w:pPr>
            <w:r>
              <w:rPr>
                <w:sz w:val="16"/>
                <w:szCs w:val="16"/>
              </w:rPr>
              <w:t>X</w:t>
            </w:r>
          </w:p>
        </w:tc>
        <w:tc>
          <w:tcPr>
            <w:tcW w:w="856" w:type="dxa"/>
          </w:tcPr>
          <w:p w14:paraId="3C8495D8" w14:textId="1030DCC8" w:rsidR="00EA6760" w:rsidRPr="00A37B8D" w:rsidRDefault="00EA6760" w:rsidP="00D652B9">
            <w:pPr>
              <w:jc w:val="center"/>
              <w:rPr>
                <w:sz w:val="16"/>
                <w:szCs w:val="16"/>
              </w:rPr>
            </w:pPr>
          </w:p>
        </w:tc>
        <w:tc>
          <w:tcPr>
            <w:tcW w:w="1035" w:type="dxa"/>
          </w:tcPr>
          <w:p w14:paraId="457543F4" w14:textId="08801A2F" w:rsidR="00EA6760" w:rsidRPr="00A37B8D" w:rsidRDefault="00EF79F8" w:rsidP="00D652B9">
            <w:pPr>
              <w:jc w:val="center"/>
              <w:rPr>
                <w:sz w:val="16"/>
                <w:szCs w:val="16"/>
              </w:rPr>
            </w:pPr>
            <w:r>
              <w:rPr>
                <w:sz w:val="16"/>
                <w:szCs w:val="16"/>
              </w:rPr>
              <w:t>X</w:t>
            </w:r>
          </w:p>
        </w:tc>
        <w:tc>
          <w:tcPr>
            <w:tcW w:w="900" w:type="dxa"/>
          </w:tcPr>
          <w:p w14:paraId="3EBCC23B" w14:textId="1DF69C0B" w:rsidR="00EA6760" w:rsidRPr="00A37B8D" w:rsidRDefault="00EA6760" w:rsidP="00D652B9">
            <w:pPr>
              <w:jc w:val="center"/>
              <w:rPr>
                <w:sz w:val="16"/>
                <w:szCs w:val="16"/>
              </w:rPr>
            </w:pPr>
          </w:p>
        </w:tc>
        <w:tc>
          <w:tcPr>
            <w:tcW w:w="869" w:type="dxa"/>
          </w:tcPr>
          <w:p w14:paraId="6A741C0F" w14:textId="77777777" w:rsidR="00EA6760" w:rsidRPr="00A37B8D" w:rsidRDefault="00EA6760" w:rsidP="00D652B9">
            <w:pPr>
              <w:jc w:val="center"/>
              <w:rPr>
                <w:sz w:val="16"/>
                <w:szCs w:val="16"/>
              </w:rPr>
            </w:pPr>
          </w:p>
        </w:tc>
        <w:tc>
          <w:tcPr>
            <w:tcW w:w="872" w:type="dxa"/>
          </w:tcPr>
          <w:p w14:paraId="0365685C" w14:textId="77777777" w:rsidR="00EA6760" w:rsidRPr="00A37B8D" w:rsidRDefault="00EA6760" w:rsidP="00D652B9">
            <w:pPr>
              <w:jc w:val="center"/>
              <w:rPr>
                <w:sz w:val="16"/>
                <w:szCs w:val="16"/>
              </w:rPr>
            </w:pPr>
            <w:r>
              <w:rPr>
                <w:sz w:val="16"/>
                <w:szCs w:val="16"/>
              </w:rPr>
              <w:t>X</w:t>
            </w:r>
          </w:p>
        </w:tc>
      </w:tr>
      <w:tr w:rsidR="00EA6760" w14:paraId="459B2E1D" w14:textId="77777777" w:rsidTr="00D9377D">
        <w:tc>
          <w:tcPr>
            <w:tcW w:w="1525" w:type="dxa"/>
          </w:tcPr>
          <w:p w14:paraId="016F2ACF" w14:textId="77777777" w:rsidR="00EA6760" w:rsidRDefault="00EA6760" w:rsidP="00D652B9">
            <w:pPr>
              <w:rPr>
                <w:sz w:val="16"/>
                <w:szCs w:val="16"/>
              </w:rPr>
            </w:pPr>
            <w:r w:rsidRPr="00D36361">
              <w:rPr>
                <w:sz w:val="16"/>
                <w:szCs w:val="16"/>
                <w:highlight w:val="green"/>
                <w:rPrChange w:id="48" w:author="Lori Garzio" w:date="2025-02-06T13:30:00Z">
                  <w:rPr>
                    <w:sz w:val="16"/>
                    <w:szCs w:val="16"/>
                  </w:rPr>
                </w:rPrChange>
              </w:rPr>
              <w:t>Fall 2024</w:t>
            </w:r>
          </w:p>
        </w:tc>
        <w:tc>
          <w:tcPr>
            <w:tcW w:w="702" w:type="dxa"/>
          </w:tcPr>
          <w:p w14:paraId="20CA04F1" w14:textId="77777777" w:rsidR="00EA6760" w:rsidRPr="00A37B8D" w:rsidRDefault="00EA6760" w:rsidP="00D652B9">
            <w:pPr>
              <w:rPr>
                <w:sz w:val="16"/>
                <w:szCs w:val="16"/>
              </w:rPr>
            </w:pPr>
            <w:r w:rsidRPr="00A37B8D">
              <w:rPr>
                <w:sz w:val="16"/>
                <w:szCs w:val="16"/>
              </w:rPr>
              <w:t>ru39</w:t>
            </w:r>
          </w:p>
        </w:tc>
        <w:tc>
          <w:tcPr>
            <w:tcW w:w="1074" w:type="dxa"/>
          </w:tcPr>
          <w:p w14:paraId="012C5ECF" w14:textId="77777777" w:rsidR="00EA6760" w:rsidRPr="00A37B8D" w:rsidRDefault="00EA6760" w:rsidP="00D652B9">
            <w:pPr>
              <w:jc w:val="center"/>
              <w:rPr>
                <w:sz w:val="16"/>
                <w:szCs w:val="16"/>
              </w:rPr>
            </w:pPr>
            <w:r>
              <w:rPr>
                <w:sz w:val="16"/>
                <w:szCs w:val="16"/>
              </w:rPr>
              <w:t>X</w:t>
            </w:r>
          </w:p>
        </w:tc>
        <w:tc>
          <w:tcPr>
            <w:tcW w:w="487" w:type="dxa"/>
          </w:tcPr>
          <w:p w14:paraId="1E3DCE3B" w14:textId="77777777" w:rsidR="00EA6760" w:rsidRPr="00A37B8D" w:rsidRDefault="00EA6760" w:rsidP="00D652B9">
            <w:pPr>
              <w:jc w:val="center"/>
              <w:rPr>
                <w:sz w:val="16"/>
                <w:szCs w:val="16"/>
              </w:rPr>
            </w:pPr>
            <w:r>
              <w:rPr>
                <w:sz w:val="16"/>
                <w:szCs w:val="16"/>
              </w:rPr>
              <w:t>X</w:t>
            </w:r>
          </w:p>
        </w:tc>
        <w:tc>
          <w:tcPr>
            <w:tcW w:w="1030" w:type="dxa"/>
          </w:tcPr>
          <w:p w14:paraId="441D70E8" w14:textId="77777777" w:rsidR="00EA6760" w:rsidRPr="00A37B8D" w:rsidRDefault="00EA6760" w:rsidP="00D652B9">
            <w:pPr>
              <w:jc w:val="center"/>
              <w:rPr>
                <w:sz w:val="16"/>
                <w:szCs w:val="16"/>
              </w:rPr>
            </w:pPr>
            <w:r>
              <w:rPr>
                <w:sz w:val="16"/>
                <w:szCs w:val="16"/>
              </w:rPr>
              <w:t>X</w:t>
            </w:r>
          </w:p>
        </w:tc>
        <w:tc>
          <w:tcPr>
            <w:tcW w:w="856" w:type="dxa"/>
          </w:tcPr>
          <w:p w14:paraId="38815C35" w14:textId="77777777" w:rsidR="00EA6760" w:rsidRPr="00A37B8D" w:rsidRDefault="00EA6760" w:rsidP="00D652B9">
            <w:pPr>
              <w:jc w:val="center"/>
              <w:rPr>
                <w:sz w:val="16"/>
                <w:szCs w:val="16"/>
              </w:rPr>
            </w:pPr>
          </w:p>
        </w:tc>
        <w:tc>
          <w:tcPr>
            <w:tcW w:w="1035" w:type="dxa"/>
          </w:tcPr>
          <w:p w14:paraId="55BB349F" w14:textId="77777777" w:rsidR="00EA6760" w:rsidRPr="00A37B8D" w:rsidRDefault="00EA6760" w:rsidP="00D652B9">
            <w:pPr>
              <w:jc w:val="center"/>
              <w:rPr>
                <w:sz w:val="16"/>
                <w:szCs w:val="16"/>
              </w:rPr>
            </w:pPr>
          </w:p>
        </w:tc>
        <w:tc>
          <w:tcPr>
            <w:tcW w:w="900" w:type="dxa"/>
          </w:tcPr>
          <w:p w14:paraId="09DE89A9" w14:textId="77777777" w:rsidR="00EA6760" w:rsidRPr="00A37B8D" w:rsidRDefault="00EA6760" w:rsidP="00D652B9">
            <w:pPr>
              <w:jc w:val="center"/>
              <w:rPr>
                <w:sz w:val="16"/>
                <w:szCs w:val="16"/>
              </w:rPr>
            </w:pPr>
            <w:r>
              <w:rPr>
                <w:sz w:val="16"/>
                <w:szCs w:val="16"/>
              </w:rPr>
              <w:t>X</w:t>
            </w:r>
          </w:p>
        </w:tc>
        <w:tc>
          <w:tcPr>
            <w:tcW w:w="869" w:type="dxa"/>
          </w:tcPr>
          <w:p w14:paraId="3953E054" w14:textId="77777777" w:rsidR="00EA6760" w:rsidRPr="00A37B8D" w:rsidRDefault="00EA6760" w:rsidP="00D652B9">
            <w:pPr>
              <w:jc w:val="center"/>
              <w:rPr>
                <w:sz w:val="16"/>
                <w:szCs w:val="16"/>
              </w:rPr>
            </w:pPr>
          </w:p>
        </w:tc>
        <w:tc>
          <w:tcPr>
            <w:tcW w:w="872" w:type="dxa"/>
          </w:tcPr>
          <w:p w14:paraId="61D1B860" w14:textId="77777777" w:rsidR="00EA6760" w:rsidRPr="00A37B8D" w:rsidRDefault="00EA6760" w:rsidP="00D652B9">
            <w:pPr>
              <w:jc w:val="center"/>
              <w:rPr>
                <w:sz w:val="16"/>
                <w:szCs w:val="16"/>
              </w:rPr>
            </w:pPr>
            <w:r>
              <w:rPr>
                <w:sz w:val="16"/>
                <w:szCs w:val="16"/>
              </w:rPr>
              <w:t>X</w:t>
            </w:r>
          </w:p>
        </w:tc>
      </w:tr>
      <w:tr w:rsidR="00EA6760" w14:paraId="2AC8655B" w14:textId="77777777" w:rsidTr="00D9377D">
        <w:tc>
          <w:tcPr>
            <w:tcW w:w="1525" w:type="dxa"/>
          </w:tcPr>
          <w:p w14:paraId="6D44F64F" w14:textId="77777777" w:rsidR="00EA6760" w:rsidRDefault="00EA6760" w:rsidP="00D652B9">
            <w:pPr>
              <w:rPr>
                <w:sz w:val="16"/>
                <w:szCs w:val="16"/>
              </w:rPr>
            </w:pPr>
            <w:r w:rsidRPr="00D36361">
              <w:rPr>
                <w:sz w:val="16"/>
                <w:szCs w:val="16"/>
                <w:highlight w:val="green"/>
                <w:rPrChange w:id="49" w:author="Lori Garzio" w:date="2025-02-06T13:30:00Z">
                  <w:rPr>
                    <w:sz w:val="16"/>
                    <w:szCs w:val="16"/>
                  </w:rPr>
                </w:rPrChange>
              </w:rPr>
              <w:t>Fall 2024</w:t>
            </w:r>
          </w:p>
        </w:tc>
        <w:tc>
          <w:tcPr>
            <w:tcW w:w="702" w:type="dxa"/>
          </w:tcPr>
          <w:p w14:paraId="09AA247F" w14:textId="557CDB5F" w:rsidR="00EA6760" w:rsidRPr="00A37B8D" w:rsidRDefault="00D9377D" w:rsidP="00D652B9">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5F46CFE9" w14:textId="77777777" w:rsidR="00EA6760" w:rsidRPr="00A37B8D" w:rsidRDefault="00EA6760" w:rsidP="00D652B9">
            <w:pPr>
              <w:jc w:val="center"/>
              <w:rPr>
                <w:sz w:val="16"/>
                <w:szCs w:val="16"/>
              </w:rPr>
            </w:pPr>
            <w:r>
              <w:rPr>
                <w:sz w:val="16"/>
                <w:szCs w:val="16"/>
              </w:rPr>
              <w:t>X</w:t>
            </w:r>
          </w:p>
        </w:tc>
        <w:tc>
          <w:tcPr>
            <w:tcW w:w="487" w:type="dxa"/>
          </w:tcPr>
          <w:p w14:paraId="3AA30B31" w14:textId="77777777" w:rsidR="00EA6760" w:rsidRPr="00A37B8D" w:rsidRDefault="00EA6760" w:rsidP="00D652B9">
            <w:pPr>
              <w:jc w:val="center"/>
              <w:rPr>
                <w:sz w:val="16"/>
                <w:szCs w:val="16"/>
              </w:rPr>
            </w:pPr>
          </w:p>
        </w:tc>
        <w:tc>
          <w:tcPr>
            <w:tcW w:w="1030" w:type="dxa"/>
          </w:tcPr>
          <w:p w14:paraId="1BF11FB5" w14:textId="77777777" w:rsidR="00EA6760" w:rsidRPr="00A37B8D" w:rsidRDefault="00EA6760" w:rsidP="00D652B9">
            <w:pPr>
              <w:jc w:val="center"/>
              <w:rPr>
                <w:sz w:val="16"/>
                <w:szCs w:val="16"/>
              </w:rPr>
            </w:pPr>
            <w:r>
              <w:rPr>
                <w:sz w:val="16"/>
                <w:szCs w:val="16"/>
              </w:rPr>
              <w:t>X</w:t>
            </w:r>
          </w:p>
        </w:tc>
        <w:tc>
          <w:tcPr>
            <w:tcW w:w="856" w:type="dxa"/>
          </w:tcPr>
          <w:p w14:paraId="0C5A327B" w14:textId="77777777" w:rsidR="00EA6760" w:rsidRPr="00A37B8D" w:rsidRDefault="00EA6760" w:rsidP="00D652B9">
            <w:pPr>
              <w:jc w:val="center"/>
              <w:rPr>
                <w:sz w:val="16"/>
                <w:szCs w:val="16"/>
              </w:rPr>
            </w:pPr>
            <w:r>
              <w:rPr>
                <w:sz w:val="16"/>
                <w:szCs w:val="16"/>
              </w:rPr>
              <w:t>X</w:t>
            </w:r>
          </w:p>
        </w:tc>
        <w:tc>
          <w:tcPr>
            <w:tcW w:w="1035" w:type="dxa"/>
          </w:tcPr>
          <w:p w14:paraId="7B4F5659" w14:textId="77777777" w:rsidR="00EA6760" w:rsidRPr="00A37B8D" w:rsidRDefault="00EA6760" w:rsidP="00D652B9">
            <w:pPr>
              <w:jc w:val="center"/>
              <w:rPr>
                <w:sz w:val="16"/>
                <w:szCs w:val="16"/>
              </w:rPr>
            </w:pPr>
          </w:p>
        </w:tc>
        <w:tc>
          <w:tcPr>
            <w:tcW w:w="900" w:type="dxa"/>
          </w:tcPr>
          <w:p w14:paraId="2DB080FB" w14:textId="77777777" w:rsidR="00EA6760" w:rsidRPr="00A37B8D" w:rsidRDefault="00EA6760" w:rsidP="00D652B9">
            <w:pPr>
              <w:jc w:val="center"/>
              <w:rPr>
                <w:sz w:val="16"/>
                <w:szCs w:val="16"/>
              </w:rPr>
            </w:pPr>
          </w:p>
        </w:tc>
        <w:tc>
          <w:tcPr>
            <w:tcW w:w="869" w:type="dxa"/>
          </w:tcPr>
          <w:p w14:paraId="6750DF31" w14:textId="77777777" w:rsidR="00EA6760" w:rsidRPr="00A37B8D" w:rsidRDefault="00EA6760" w:rsidP="00D652B9">
            <w:pPr>
              <w:jc w:val="center"/>
              <w:rPr>
                <w:sz w:val="16"/>
                <w:szCs w:val="16"/>
              </w:rPr>
            </w:pPr>
            <w:r>
              <w:rPr>
                <w:sz w:val="16"/>
                <w:szCs w:val="16"/>
              </w:rPr>
              <w:t>X</w:t>
            </w:r>
          </w:p>
        </w:tc>
        <w:tc>
          <w:tcPr>
            <w:tcW w:w="872" w:type="dxa"/>
          </w:tcPr>
          <w:p w14:paraId="248F5BFB" w14:textId="77777777" w:rsidR="00EA6760" w:rsidRPr="00A37B8D" w:rsidRDefault="00EA6760" w:rsidP="00D652B9">
            <w:pPr>
              <w:jc w:val="center"/>
              <w:rPr>
                <w:sz w:val="16"/>
                <w:szCs w:val="16"/>
              </w:rPr>
            </w:pPr>
            <w:r>
              <w:rPr>
                <w:sz w:val="16"/>
                <w:szCs w:val="16"/>
              </w:rPr>
              <w:t>X</w:t>
            </w:r>
          </w:p>
        </w:tc>
      </w:tr>
      <w:tr w:rsidR="00EA6760" w14:paraId="6DED860A" w14:textId="77777777" w:rsidTr="00D9377D">
        <w:tc>
          <w:tcPr>
            <w:tcW w:w="1525" w:type="dxa"/>
          </w:tcPr>
          <w:p w14:paraId="64E51E3C" w14:textId="77777777" w:rsidR="00EA6760" w:rsidRDefault="00EA6760" w:rsidP="00D652B9">
            <w:pPr>
              <w:rPr>
                <w:sz w:val="16"/>
                <w:szCs w:val="16"/>
              </w:rPr>
            </w:pPr>
            <w:r w:rsidRPr="003D22DA">
              <w:rPr>
                <w:sz w:val="16"/>
                <w:szCs w:val="16"/>
                <w:highlight w:val="yellow"/>
                <w:rPrChange w:id="50" w:author="Lori Garzio" w:date="2025-02-06T13:45:00Z">
                  <w:rPr>
                    <w:sz w:val="16"/>
                    <w:szCs w:val="16"/>
                  </w:rPr>
                </w:rPrChange>
              </w:rPr>
              <w:t>Winter 2025</w:t>
            </w:r>
          </w:p>
        </w:tc>
        <w:tc>
          <w:tcPr>
            <w:tcW w:w="702" w:type="dxa"/>
          </w:tcPr>
          <w:p w14:paraId="44C5DD41" w14:textId="77777777" w:rsidR="00EA6760" w:rsidRPr="00A37B8D" w:rsidRDefault="00EA6760" w:rsidP="00D652B9">
            <w:pPr>
              <w:rPr>
                <w:sz w:val="16"/>
                <w:szCs w:val="16"/>
              </w:rPr>
            </w:pPr>
            <w:r w:rsidRPr="00A37B8D">
              <w:rPr>
                <w:sz w:val="16"/>
                <w:szCs w:val="16"/>
              </w:rPr>
              <w:t>ru39</w:t>
            </w:r>
          </w:p>
        </w:tc>
        <w:tc>
          <w:tcPr>
            <w:tcW w:w="1074" w:type="dxa"/>
          </w:tcPr>
          <w:p w14:paraId="75C5F14F" w14:textId="77777777" w:rsidR="00EA6760" w:rsidRPr="00A37B8D" w:rsidRDefault="00EA6760" w:rsidP="00D652B9">
            <w:pPr>
              <w:jc w:val="center"/>
              <w:rPr>
                <w:sz w:val="16"/>
                <w:szCs w:val="16"/>
              </w:rPr>
            </w:pPr>
            <w:r>
              <w:rPr>
                <w:sz w:val="16"/>
                <w:szCs w:val="16"/>
              </w:rPr>
              <w:t>X</w:t>
            </w:r>
          </w:p>
        </w:tc>
        <w:tc>
          <w:tcPr>
            <w:tcW w:w="487" w:type="dxa"/>
          </w:tcPr>
          <w:p w14:paraId="45C756B7" w14:textId="77777777" w:rsidR="00EA6760" w:rsidRPr="00A37B8D" w:rsidRDefault="00EA6760" w:rsidP="00D652B9">
            <w:pPr>
              <w:jc w:val="center"/>
              <w:rPr>
                <w:sz w:val="16"/>
                <w:szCs w:val="16"/>
              </w:rPr>
            </w:pPr>
            <w:r>
              <w:rPr>
                <w:sz w:val="16"/>
                <w:szCs w:val="16"/>
              </w:rPr>
              <w:t>X</w:t>
            </w:r>
          </w:p>
        </w:tc>
        <w:tc>
          <w:tcPr>
            <w:tcW w:w="1030" w:type="dxa"/>
          </w:tcPr>
          <w:p w14:paraId="0B567D6E" w14:textId="77777777" w:rsidR="00EA6760" w:rsidRPr="00A37B8D" w:rsidRDefault="00EA6760" w:rsidP="00D652B9">
            <w:pPr>
              <w:jc w:val="center"/>
              <w:rPr>
                <w:sz w:val="16"/>
                <w:szCs w:val="16"/>
              </w:rPr>
            </w:pPr>
            <w:r>
              <w:rPr>
                <w:sz w:val="16"/>
                <w:szCs w:val="16"/>
              </w:rPr>
              <w:t>X</w:t>
            </w:r>
          </w:p>
        </w:tc>
        <w:tc>
          <w:tcPr>
            <w:tcW w:w="856" w:type="dxa"/>
          </w:tcPr>
          <w:p w14:paraId="10169B5D" w14:textId="77777777" w:rsidR="00EA6760" w:rsidRPr="00A37B8D" w:rsidRDefault="00EA6760" w:rsidP="00D652B9">
            <w:pPr>
              <w:jc w:val="center"/>
              <w:rPr>
                <w:sz w:val="16"/>
                <w:szCs w:val="16"/>
              </w:rPr>
            </w:pPr>
          </w:p>
        </w:tc>
        <w:tc>
          <w:tcPr>
            <w:tcW w:w="1035" w:type="dxa"/>
          </w:tcPr>
          <w:p w14:paraId="4E52ED51" w14:textId="77777777" w:rsidR="00EA6760" w:rsidRPr="00A37B8D" w:rsidRDefault="00EA6760" w:rsidP="00D652B9">
            <w:pPr>
              <w:jc w:val="center"/>
              <w:rPr>
                <w:sz w:val="16"/>
                <w:szCs w:val="16"/>
              </w:rPr>
            </w:pPr>
            <w:r>
              <w:rPr>
                <w:sz w:val="16"/>
                <w:szCs w:val="16"/>
              </w:rPr>
              <w:t>X</w:t>
            </w:r>
          </w:p>
        </w:tc>
        <w:tc>
          <w:tcPr>
            <w:tcW w:w="900" w:type="dxa"/>
          </w:tcPr>
          <w:p w14:paraId="5E670E8C" w14:textId="77777777" w:rsidR="00EA6760" w:rsidRPr="00A37B8D" w:rsidRDefault="00EA6760" w:rsidP="00D652B9">
            <w:pPr>
              <w:jc w:val="center"/>
              <w:rPr>
                <w:sz w:val="16"/>
                <w:szCs w:val="16"/>
              </w:rPr>
            </w:pPr>
          </w:p>
        </w:tc>
        <w:tc>
          <w:tcPr>
            <w:tcW w:w="869" w:type="dxa"/>
          </w:tcPr>
          <w:p w14:paraId="32A5EDB2" w14:textId="77777777" w:rsidR="00EA6760" w:rsidRPr="00A37B8D" w:rsidRDefault="00EA6760" w:rsidP="00D652B9">
            <w:pPr>
              <w:jc w:val="center"/>
              <w:rPr>
                <w:sz w:val="16"/>
                <w:szCs w:val="16"/>
              </w:rPr>
            </w:pPr>
          </w:p>
        </w:tc>
        <w:tc>
          <w:tcPr>
            <w:tcW w:w="872" w:type="dxa"/>
          </w:tcPr>
          <w:p w14:paraId="229CA187" w14:textId="77777777" w:rsidR="00EA6760" w:rsidRPr="00A37B8D" w:rsidRDefault="00EA6760" w:rsidP="00D652B9">
            <w:pPr>
              <w:jc w:val="center"/>
              <w:rPr>
                <w:sz w:val="16"/>
                <w:szCs w:val="16"/>
              </w:rPr>
            </w:pPr>
            <w:r>
              <w:rPr>
                <w:sz w:val="16"/>
                <w:szCs w:val="16"/>
              </w:rPr>
              <w:t>X</w:t>
            </w:r>
          </w:p>
        </w:tc>
      </w:tr>
      <w:tr w:rsidR="00EA6760" w14:paraId="5C8BB641" w14:textId="77777777" w:rsidTr="00D9377D">
        <w:trPr>
          <w:trHeight w:val="233"/>
        </w:trPr>
        <w:tc>
          <w:tcPr>
            <w:tcW w:w="1525" w:type="dxa"/>
          </w:tcPr>
          <w:p w14:paraId="4C3C3135" w14:textId="77777777" w:rsidR="00EA6760" w:rsidRDefault="00EA6760" w:rsidP="00D652B9">
            <w:pPr>
              <w:rPr>
                <w:sz w:val="16"/>
                <w:szCs w:val="16"/>
              </w:rPr>
            </w:pPr>
            <w:r w:rsidRPr="003D22DA">
              <w:rPr>
                <w:sz w:val="16"/>
                <w:szCs w:val="16"/>
                <w:highlight w:val="yellow"/>
                <w:rPrChange w:id="51" w:author="Lori Garzio" w:date="2025-02-06T13:45:00Z">
                  <w:rPr>
                    <w:sz w:val="16"/>
                    <w:szCs w:val="16"/>
                  </w:rPr>
                </w:rPrChange>
              </w:rPr>
              <w:t>Winter 2025</w:t>
            </w:r>
          </w:p>
        </w:tc>
        <w:tc>
          <w:tcPr>
            <w:tcW w:w="702" w:type="dxa"/>
          </w:tcPr>
          <w:p w14:paraId="3C389698" w14:textId="0F404323" w:rsidR="00EA6760" w:rsidRPr="00A37B8D" w:rsidRDefault="008409F2" w:rsidP="00D652B9">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61F624FA" w14:textId="77777777" w:rsidR="00EA6760" w:rsidRPr="00A37B8D" w:rsidRDefault="00EA6760" w:rsidP="00D652B9">
            <w:pPr>
              <w:jc w:val="center"/>
              <w:rPr>
                <w:sz w:val="16"/>
                <w:szCs w:val="16"/>
              </w:rPr>
            </w:pPr>
            <w:r>
              <w:rPr>
                <w:sz w:val="16"/>
                <w:szCs w:val="16"/>
              </w:rPr>
              <w:t>X</w:t>
            </w:r>
          </w:p>
        </w:tc>
        <w:tc>
          <w:tcPr>
            <w:tcW w:w="487" w:type="dxa"/>
          </w:tcPr>
          <w:p w14:paraId="3AF569E8" w14:textId="77777777" w:rsidR="00EA6760" w:rsidRPr="00A37B8D" w:rsidRDefault="00EA6760" w:rsidP="00D652B9">
            <w:pPr>
              <w:jc w:val="center"/>
              <w:rPr>
                <w:sz w:val="16"/>
                <w:szCs w:val="16"/>
              </w:rPr>
            </w:pPr>
          </w:p>
        </w:tc>
        <w:tc>
          <w:tcPr>
            <w:tcW w:w="1030" w:type="dxa"/>
          </w:tcPr>
          <w:p w14:paraId="73ECB003" w14:textId="77777777" w:rsidR="00EA6760" w:rsidRPr="00A37B8D" w:rsidRDefault="00EA6760" w:rsidP="00D652B9">
            <w:pPr>
              <w:jc w:val="center"/>
              <w:rPr>
                <w:sz w:val="16"/>
                <w:szCs w:val="16"/>
              </w:rPr>
            </w:pPr>
            <w:r>
              <w:rPr>
                <w:sz w:val="16"/>
                <w:szCs w:val="16"/>
              </w:rPr>
              <w:t>X</w:t>
            </w:r>
          </w:p>
        </w:tc>
        <w:tc>
          <w:tcPr>
            <w:tcW w:w="856" w:type="dxa"/>
          </w:tcPr>
          <w:p w14:paraId="5A294EE9" w14:textId="77777777" w:rsidR="00EA6760" w:rsidRPr="00A37B8D" w:rsidRDefault="00EA6760" w:rsidP="00D652B9">
            <w:pPr>
              <w:jc w:val="center"/>
              <w:rPr>
                <w:sz w:val="16"/>
                <w:szCs w:val="16"/>
              </w:rPr>
            </w:pPr>
            <w:r>
              <w:rPr>
                <w:sz w:val="16"/>
                <w:szCs w:val="16"/>
              </w:rPr>
              <w:t>X</w:t>
            </w:r>
          </w:p>
        </w:tc>
        <w:tc>
          <w:tcPr>
            <w:tcW w:w="1035" w:type="dxa"/>
          </w:tcPr>
          <w:p w14:paraId="7DC5292B" w14:textId="77777777" w:rsidR="00EA6760" w:rsidRPr="00A37B8D" w:rsidRDefault="00EA6760" w:rsidP="00D652B9">
            <w:pPr>
              <w:jc w:val="center"/>
              <w:rPr>
                <w:sz w:val="16"/>
                <w:szCs w:val="16"/>
              </w:rPr>
            </w:pPr>
          </w:p>
        </w:tc>
        <w:tc>
          <w:tcPr>
            <w:tcW w:w="900" w:type="dxa"/>
          </w:tcPr>
          <w:p w14:paraId="0FC93F60" w14:textId="77777777" w:rsidR="00EA6760" w:rsidRPr="00A37B8D" w:rsidRDefault="00EA6760" w:rsidP="00D652B9">
            <w:pPr>
              <w:jc w:val="center"/>
              <w:rPr>
                <w:sz w:val="16"/>
                <w:szCs w:val="16"/>
              </w:rPr>
            </w:pPr>
          </w:p>
        </w:tc>
        <w:tc>
          <w:tcPr>
            <w:tcW w:w="869" w:type="dxa"/>
          </w:tcPr>
          <w:p w14:paraId="3690F6CE" w14:textId="77777777" w:rsidR="00EA6760" w:rsidRPr="00A37B8D" w:rsidRDefault="00EA6760" w:rsidP="00D652B9">
            <w:pPr>
              <w:jc w:val="center"/>
              <w:rPr>
                <w:sz w:val="16"/>
                <w:szCs w:val="16"/>
              </w:rPr>
            </w:pPr>
            <w:r>
              <w:rPr>
                <w:sz w:val="16"/>
                <w:szCs w:val="16"/>
              </w:rPr>
              <w:t>X</w:t>
            </w:r>
          </w:p>
        </w:tc>
        <w:tc>
          <w:tcPr>
            <w:tcW w:w="872" w:type="dxa"/>
          </w:tcPr>
          <w:p w14:paraId="725907C3" w14:textId="77777777" w:rsidR="00EA6760" w:rsidRPr="00A37B8D" w:rsidRDefault="00EA6760" w:rsidP="00D652B9">
            <w:pPr>
              <w:jc w:val="center"/>
              <w:rPr>
                <w:sz w:val="16"/>
                <w:szCs w:val="16"/>
              </w:rPr>
            </w:pPr>
            <w:r>
              <w:rPr>
                <w:sz w:val="16"/>
                <w:szCs w:val="16"/>
              </w:rPr>
              <w:t>X</w:t>
            </w:r>
            <w:commentRangeEnd w:id="46"/>
            <w:r w:rsidR="00472160">
              <w:rPr>
                <w:rStyle w:val="CommentReference"/>
              </w:rPr>
              <w:commentReference w:id="46"/>
            </w:r>
          </w:p>
        </w:tc>
      </w:tr>
    </w:tbl>
    <w:p w14:paraId="0A8A8B10" w14:textId="77777777" w:rsidR="00EA6760" w:rsidRDefault="00EA6760" w:rsidP="00EA6760">
      <w:pPr>
        <w:rPr>
          <w:sz w:val="16"/>
          <w:szCs w:val="16"/>
        </w:rPr>
      </w:pPr>
      <w:r w:rsidRPr="00EB1CE4">
        <w:rPr>
          <w:color w:val="00FA00"/>
          <w:sz w:val="16"/>
          <w:szCs w:val="16"/>
          <w:highlight w:val="green"/>
          <w:vertAlign w:val="superscript"/>
        </w:rPr>
        <w:t>a</w:t>
      </w:r>
      <w:r w:rsidRPr="00EB1CE4">
        <w:rPr>
          <w:color w:val="00FA00"/>
          <w:sz w:val="16"/>
          <w:szCs w:val="16"/>
          <w:highlight w:val="green"/>
        </w:rPr>
        <w:t>Sensor</w:t>
      </w:r>
      <w:r w:rsidRPr="00BB34D6">
        <w:rPr>
          <w:sz w:val="16"/>
          <w:szCs w:val="16"/>
        </w:rPr>
        <w:t xml:space="preserve"> =</w:t>
      </w:r>
      <w:r>
        <w:rPr>
          <w:sz w:val="16"/>
          <w:szCs w:val="16"/>
        </w:rPr>
        <w:t xml:space="preserve"> Deployment completed</w:t>
      </w:r>
    </w:p>
    <w:p w14:paraId="444D09C9" w14:textId="6BECE3D0" w:rsidR="00E65CB4" w:rsidRDefault="00E65CB4" w:rsidP="00EA6760">
      <w:pPr>
        <w:rPr>
          <w:sz w:val="16"/>
          <w:szCs w:val="16"/>
        </w:rPr>
      </w:pPr>
      <w:r w:rsidRPr="00E65CB4">
        <w:rPr>
          <w:color w:val="FFFF00"/>
          <w:sz w:val="16"/>
          <w:szCs w:val="16"/>
          <w:highlight w:val="yellow"/>
          <w:vertAlign w:val="superscript"/>
        </w:rPr>
        <w:t>a</w:t>
      </w:r>
      <w:r w:rsidRPr="00E65CB4">
        <w:rPr>
          <w:color w:val="FFFF00"/>
          <w:sz w:val="16"/>
          <w:szCs w:val="16"/>
          <w:highlight w:val="yellow"/>
        </w:rPr>
        <w:t>Sensor</w:t>
      </w:r>
      <w:r w:rsidRPr="00BB34D6">
        <w:rPr>
          <w:sz w:val="16"/>
          <w:szCs w:val="16"/>
        </w:rPr>
        <w:t xml:space="preserve"> =</w:t>
      </w:r>
      <w:r>
        <w:rPr>
          <w:sz w:val="16"/>
          <w:szCs w:val="16"/>
        </w:rPr>
        <w:t xml:space="preserve"> Deployment ongoing</w:t>
      </w:r>
    </w:p>
    <w:p w14:paraId="1C1E7E4E" w14:textId="4078043C" w:rsidR="00D9377D" w:rsidRDefault="00D9377D" w:rsidP="00EA6760">
      <w:pPr>
        <w:rPr>
          <w:sz w:val="16"/>
          <w:szCs w:val="16"/>
        </w:rPr>
      </w:pPr>
      <w:r w:rsidRPr="00FF5D9E">
        <w:rPr>
          <w:color w:val="FF0000"/>
          <w:sz w:val="16"/>
          <w:szCs w:val="16"/>
          <w:highlight w:val="red"/>
          <w:vertAlign w:val="superscript"/>
        </w:rPr>
        <w:t>a</w:t>
      </w:r>
      <w:r w:rsidRPr="00FF5D9E">
        <w:rPr>
          <w:color w:val="FF0000"/>
          <w:sz w:val="16"/>
          <w:szCs w:val="16"/>
          <w:highlight w:val="red"/>
        </w:rPr>
        <w:t>Sensor</w:t>
      </w:r>
      <w:r w:rsidRPr="00BB34D6">
        <w:rPr>
          <w:sz w:val="16"/>
          <w:szCs w:val="16"/>
        </w:rPr>
        <w:t xml:space="preserve"> =</w:t>
      </w:r>
      <w:r>
        <w:rPr>
          <w:sz w:val="16"/>
          <w:szCs w:val="16"/>
        </w:rPr>
        <w:t xml:space="preserve"> Deployment missed (see ‘Difficulties Encountered’ section below)</w:t>
      </w:r>
    </w:p>
    <w:p w14:paraId="744B028C" w14:textId="77777777" w:rsidR="00EA6760" w:rsidRPr="00BB34D6" w:rsidRDefault="00EA6760" w:rsidP="00EA6760">
      <w:pPr>
        <w:rPr>
          <w:sz w:val="16"/>
          <w:szCs w:val="16"/>
        </w:rPr>
      </w:pPr>
      <w:r w:rsidRPr="00BB34D6">
        <w:rPr>
          <w:sz w:val="16"/>
          <w:szCs w:val="16"/>
          <w:vertAlign w:val="superscript"/>
        </w:rPr>
        <w:t>a</w:t>
      </w:r>
      <w:r w:rsidRPr="00BB34D6">
        <w:rPr>
          <w:sz w:val="16"/>
          <w:szCs w:val="16"/>
        </w:rPr>
        <w:t>Sensor =</w:t>
      </w:r>
      <w:r>
        <w:rPr>
          <w:sz w:val="16"/>
          <w:szCs w:val="16"/>
        </w:rPr>
        <w:t xml:space="preserve"> Sea-Bird</w:t>
      </w:r>
      <w:r w:rsidRPr="00BB34D6">
        <w:rPr>
          <w:sz w:val="16"/>
          <w:szCs w:val="16"/>
        </w:rPr>
        <w:t xml:space="preserve"> CTD</w:t>
      </w:r>
    </w:p>
    <w:p w14:paraId="7CADB79B" w14:textId="77777777" w:rsidR="00EA6760" w:rsidRPr="00BB34D6" w:rsidRDefault="00EA6760" w:rsidP="00EA6760">
      <w:pPr>
        <w:rPr>
          <w:sz w:val="16"/>
          <w:szCs w:val="16"/>
        </w:rPr>
      </w:pPr>
      <w:r w:rsidRPr="00BB34D6">
        <w:rPr>
          <w:sz w:val="16"/>
          <w:szCs w:val="16"/>
          <w:vertAlign w:val="superscript"/>
        </w:rPr>
        <w:t>b</w:t>
      </w:r>
      <w:r w:rsidRPr="00BB34D6">
        <w:rPr>
          <w:sz w:val="16"/>
          <w:szCs w:val="16"/>
        </w:rPr>
        <w:t xml:space="preserve">Sensor = deep-sea ISFET based pH sensor, coupled with </w:t>
      </w:r>
      <w:r w:rsidRPr="00BB34D6">
        <w:rPr>
          <w:sz w:val="16"/>
          <w:szCs w:val="16"/>
          <w:vertAlign w:val="superscript"/>
        </w:rPr>
        <w:t>a</w:t>
      </w:r>
      <w:r w:rsidRPr="00BB34D6">
        <w:rPr>
          <w:sz w:val="16"/>
          <w:szCs w:val="16"/>
        </w:rPr>
        <w:t>CTD</w:t>
      </w:r>
    </w:p>
    <w:p w14:paraId="2F69C1F3" w14:textId="77777777" w:rsidR="00EA6760" w:rsidRPr="00BB34D6" w:rsidRDefault="00EA6760" w:rsidP="00EA6760">
      <w:pPr>
        <w:rPr>
          <w:sz w:val="16"/>
          <w:szCs w:val="16"/>
        </w:rPr>
      </w:pPr>
      <w:r w:rsidRPr="00BB34D6">
        <w:rPr>
          <w:sz w:val="16"/>
          <w:szCs w:val="16"/>
          <w:vertAlign w:val="superscript"/>
        </w:rPr>
        <w:t>c</w:t>
      </w:r>
      <w:r w:rsidRPr="00BB34D6">
        <w:rPr>
          <w:sz w:val="16"/>
          <w:szCs w:val="16"/>
        </w:rPr>
        <w:t xml:space="preserve">Sensor = </w:t>
      </w:r>
      <w:r>
        <w:rPr>
          <w:sz w:val="16"/>
          <w:szCs w:val="16"/>
        </w:rPr>
        <w:t xml:space="preserve">Wetlabs FLBBCD-SLC </w:t>
      </w:r>
      <w:r w:rsidRPr="00BB34D6">
        <w:rPr>
          <w:sz w:val="16"/>
          <w:szCs w:val="16"/>
        </w:rPr>
        <w:t>ECOpuck</w:t>
      </w:r>
    </w:p>
    <w:p w14:paraId="07425EDF" w14:textId="77777777" w:rsidR="00EA6760" w:rsidRPr="00BB34D6" w:rsidRDefault="00EA6760" w:rsidP="00EA6760">
      <w:pPr>
        <w:rPr>
          <w:sz w:val="16"/>
          <w:szCs w:val="16"/>
        </w:rPr>
      </w:pPr>
      <w:r w:rsidRPr="00BB34D6">
        <w:rPr>
          <w:sz w:val="16"/>
          <w:szCs w:val="16"/>
          <w:vertAlign w:val="superscript"/>
        </w:rPr>
        <w:t>d</w:t>
      </w:r>
      <w:r w:rsidRPr="00BB34D6">
        <w:rPr>
          <w:sz w:val="16"/>
          <w:szCs w:val="16"/>
        </w:rPr>
        <w:t>Sensor = Aander</w:t>
      </w:r>
      <w:r>
        <w:rPr>
          <w:sz w:val="16"/>
          <w:szCs w:val="16"/>
        </w:rPr>
        <w:t>a</w:t>
      </w:r>
      <w:r w:rsidRPr="00BB34D6">
        <w:rPr>
          <w:sz w:val="16"/>
          <w:szCs w:val="16"/>
        </w:rPr>
        <w:t>a optode</w:t>
      </w:r>
    </w:p>
    <w:p w14:paraId="183E5174" w14:textId="77777777" w:rsidR="00EA6760" w:rsidRPr="00BB34D6" w:rsidRDefault="00EA6760" w:rsidP="00EA6760">
      <w:pPr>
        <w:rPr>
          <w:sz w:val="16"/>
          <w:szCs w:val="16"/>
        </w:rPr>
      </w:pPr>
      <w:r w:rsidRPr="00BB34D6">
        <w:rPr>
          <w:sz w:val="16"/>
          <w:szCs w:val="16"/>
          <w:vertAlign w:val="superscript"/>
        </w:rPr>
        <w:t>e</w:t>
      </w:r>
      <w:r w:rsidRPr="00BB34D6">
        <w:rPr>
          <w:sz w:val="16"/>
          <w:szCs w:val="16"/>
        </w:rPr>
        <w:t xml:space="preserve">Sensor = </w:t>
      </w:r>
      <w:r>
        <w:rPr>
          <w:sz w:val="16"/>
          <w:szCs w:val="16"/>
        </w:rPr>
        <w:t xml:space="preserve">ASL </w:t>
      </w:r>
      <w:r w:rsidRPr="00BB34D6">
        <w:rPr>
          <w:sz w:val="16"/>
          <w:szCs w:val="16"/>
        </w:rPr>
        <w:t>Acoustic Zooplankton Fish Profiler (AZFP), a multi-frequency echosounder configured for zooplankton (12</w:t>
      </w:r>
      <w:r>
        <w:rPr>
          <w:sz w:val="16"/>
          <w:szCs w:val="16"/>
        </w:rPr>
        <w:t>0</w:t>
      </w:r>
      <w:r w:rsidRPr="00BB34D6">
        <w:rPr>
          <w:sz w:val="16"/>
          <w:szCs w:val="16"/>
        </w:rPr>
        <w:t>, 200, 455, 769 kHz)</w:t>
      </w:r>
    </w:p>
    <w:p w14:paraId="29C78AB6" w14:textId="77777777" w:rsidR="00EA6760" w:rsidRPr="00BB34D6" w:rsidRDefault="00EA6760" w:rsidP="00EA6760">
      <w:pPr>
        <w:rPr>
          <w:sz w:val="16"/>
          <w:szCs w:val="16"/>
        </w:rPr>
      </w:pPr>
      <w:r w:rsidRPr="00BB34D6">
        <w:rPr>
          <w:sz w:val="16"/>
          <w:szCs w:val="16"/>
          <w:vertAlign w:val="superscript"/>
        </w:rPr>
        <w:t>f</w:t>
      </w:r>
      <w:r w:rsidRPr="00BB34D6">
        <w:rPr>
          <w:sz w:val="16"/>
          <w:szCs w:val="16"/>
        </w:rPr>
        <w:t xml:space="preserve">Sensor = </w:t>
      </w:r>
      <w:r>
        <w:rPr>
          <w:sz w:val="16"/>
          <w:szCs w:val="16"/>
        </w:rPr>
        <w:t xml:space="preserve">ASL </w:t>
      </w:r>
      <w:r w:rsidRPr="00BB34D6">
        <w:rPr>
          <w:sz w:val="16"/>
          <w:szCs w:val="16"/>
        </w:rPr>
        <w:t>Acoustic Zooplankton Fish Profiler (AZFP), a multi-frequency echosounder configured for pelagic fishes (38, 12</w:t>
      </w:r>
      <w:r>
        <w:rPr>
          <w:sz w:val="16"/>
          <w:szCs w:val="16"/>
        </w:rPr>
        <w:t>0</w:t>
      </w:r>
      <w:r w:rsidRPr="00BB34D6">
        <w:rPr>
          <w:sz w:val="16"/>
          <w:szCs w:val="16"/>
        </w:rPr>
        <w:t>, 200 kHz)</w:t>
      </w:r>
    </w:p>
    <w:p w14:paraId="67212B1A" w14:textId="77777777" w:rsidR="00EA6760" w:rsidRPr="00BB34D6" w:rsidRDefault="00EA6760" w:rsidP="00EA6760">
      <w:pPr>
        <w:rPr>
          <w:sz w:val="16"/>
          <w:szCs w:val="16"/>
        </w:rPr>
      </w:pPr>
      <w:r w:rsidRPr="00BB34D6">
        <w:rPr>
          <w:sz w:val="16"/>
          <w:szCs w:val="16"/>
          <w:vertAlign w:val="superscript"/>
        </w:rPr>
        <w:t>g</w:t>
      </w:r>
      <w:r w:rsidRPr="00BB34D6">
        <w:rPr>
          <w:sz w:val="16"/>
          <w:szCs w:val="16"/>
        </w:rPr>
        <w:t xml:space="preserve">Sensor = </w:t>
      </w:r>
      <w:r>
        <w:rPr>
          <w:sz w:val="16"/>
          <w:szCs w:val="16"/>
        </w:rPr>
        <w:t xml:space="preserve">WHOI </w:t>
      </w:r>
      <w:r w:rsidRPr="00BB34D6">
        <w:rPr>
          <w:sz w:val="16"/>
          <w:szCs w:val="16"/>
        </w:rPr>
        <w:t>DMON</w:t>
      </w:r>
    </w:p>
    <w:p w14:paraId="7E7F6D1E" w14:textId="77777777" w:rsidR="00EA6760" w:rsidRPr="00BB34D6" w:rsidRDefault="00EA6760" w:rsidP="00EA6760">
      <w:pPr>
        <w:rPr>
          <w:sz w:val="16"/>
          <w:szCs w:val="16"/>
        </w:rPr>
      </w:pPr>
      <w:r w:rsidRPr="00BB34D6">
        <w:rPr>
          <w:sz w:val="16"/>
          <w:szCs w:val="16"/>
          <w:vertAlign w:val="superscript"/>
        </w:rPr>
        <w:t>h</w:t>
      </w:r>
      <w:r w:rsidRPr="00BB34D6">
        <w:rPr>
          <w:sz w:val="16"/>
          <w:szCs w:val="16"/>
        </w:rPr>
        <w:t xml:space="preserve">Sensor = </w:t>
      </w:r>
      <w:r>
        <w:rPr>
          <w:sz w:val="16"/>
          <w:szCs w:val="16"/>
        </w:rPr>
        <w:t>Vemco</w:t>
      </w:r>
      <w:r w:rsidRPr="00BB34D6">
        <w:rPr>
          <w:sz w:val="16"/>
          <w:szCs w:val="16"/>
        </w:rPr>
        <w:t xml:space="preserve"> Rx</w:t>
      </w:r>
      <w:r>
        <w:rPr>
          <w:sz w:val="16"/>
          <w:szCs w:val="16"/>
        </w:rPr>
        <w:t>-</w:t>
      </w:r>
      <w:r w:rsidRPr="00BB34D6">
        <w:rPr>
          <w:sz w:val="16"/>
          <w:szCs w:val="16"/>
        </w:rPr>
        <w:t xml:space="preserve">Live or </w:t>
      </w:r>
      <w:r>
        <w:rPr>
          <w:sz w:val="16"/>
          <w:szCs w:val="16"/>
        </w:rPr>
        <w:t>Vemco VMT</w:t>
      </w:r>
    </w:p>
    <w:p w14:paraId="798A0E95" w14:textId="71321173" w:rsidR="00EA6760" w:rsidRDefault="00EA6760" w:rsidP="00EA6760">
      <w:pPr>
        <w:rPr>
          <w:sz w:val="16"/>
          <w:szCs w:val="16"/>
        </w:rPr>
      </w:pPr>
      <w:r w:rsidRPr="00BB34D6">
        <w:rPr>
          <w:sz w:val="16"/>
          <w:szCs w:val="16"/>
        </w:rPr>
        <w:t xml:space="preserve">*glider lost; replacement </w:t>
      </w:r>
      <w:r w:rsidR="008501A4">
        <w:rPr>
          <w:sz w:val="16"/>
          <w:szCs w:val="16"/>
        </w:rPr>
        <w:t>ordered</w:t>
      </w:r>
    </w:p>
    <w:p w14:paraId="7F84233F" w14:textId="77777777" w:rsidR="00EA6760" w:rsidRPr="00BB34D6" w:rsidRDefault="00EA6760" w:rsidP="00EA6760">
      <w:pPr>
        <w:rPr>
          <w:sz w:val="16"/>
          <w:szCs w:val="16"/>
        </w:rPr>
      </w:pPr>
      <w:r w:rsidRPr="00200863">
        <w:rPr>
          <w:rFonts w:ascii="Calibri" w:hAnsi="Calibri" w:cs="Calibri"/>
          <w:sz w:val="16"/>
          <w:szCs w:val="16"/>
          <w:vertAlign w:val="superscript"/>
        </w:rPr>
        <w:t>‡</w:t>
      </w:r>
      <w:r>
        <w:rPr>
          <w:rFonts w:ascii="Calibri" w:hAnsi="Calibri" w:cs="Calibri"/>
          <w:sz w:val="16"/>
          <w:szCs w:val="16"/>
        </w:rPr>
        <w:t>ru43 = new glider (replacement to lost glider ru41)</w:t>
      </w:r>
    </w:p>
    <w:p w14:paraId="6097D91C" w14:textId="77777777" w:rsidR="00EA6760" w:rsidRPr="002F509B" w:rsidRDefault="00EA6760" w:rsidP="007F34AC">
      <w:pPr>
        <w:pStyle w:val="xmsonormal"/>
        <w:spacing w:before="0" w:beforeAutospacing="0" w:after="0" w:afterAutospacing="0"/>
        <w:rPr>
          <w:color w:val="212121"/>
          <w:sz w:val="12"/>
          <w:szCs w:val="12"/>
        </w:rPr>
      </w:pPr>
    </w:p>
    <w:p w14:paraId="0444B3FA" w14:textId="5B565345" w:rsidR="00CB4E8C" w:rsidRPr="00F31690" w:rsidRDefault="00EA2A82" w:rsidP="00F31690">
      <w:r w:rsidRPr="00434CB1">
        <w:rPr>
          <w:i/>
          <w:iCs/>
        </w:rPr>
        <w:t>General note on above table</w:t>
      </w:r>
      <w:r w:rsidRPr="00E772A3">
        <w:t xml:space="preserve">: While the deployment schedule and sensors that will be targeted for use during those deployments are more concrete, glider names and their respective deployment assignments listed above are tentative and will be based on which gliders are available based on glider and sensor bay maintenance schedules. </w:t>
      </w:r>
    </w:p>
    <w:p w14:paraId="4EBB9733" w14:textId="77777777" w:rsidR="00F31690" w:rsidRDefault="00F31690" w:rsidP="00F31690">
      <w:pPr>
        <w:pStyle w:val="xmsonormal"/>
        <w:shd w:val="clear" w:color="auto" w:fill="FFFFFF"/>
        <w:spacing w:before="0" w:beforeAutospacing="0" w:after="0" w:afterAutospacing="0"/>
        <w:rPr>
          <w:color w:val="000000" w:themeColor="text1"/>
          <w:u w:val="single"/>
          <w:bdr w:val="none" w:sz="0" w:space="0" w:color="auto" w:frame="1"/>
        </w:rPr>
      </w:pPr>
    </w:p>
    <w:p w14:paraId="4B2FBEF8" w14:textId="2E9B0757" w:rsidR="00F31690" w:rsidRDefault="00F31690" w:rsidP="00B126F9">
      <w:pPr>
        <w:pStyle w:val="xmsonormal"/>
        <w:shd w:val="clear" w:color="auto" w:fill="FFFFFF"/>
        <w:spacing w:before="0" w:beforeAutospacing="0" w:after="0" w:afterAutospacing="0"/>
        <w:rPr>
          <w:ins w:id="52" w:author="Lori Garzio" w:date="2025-02-06T14:37:00Z"/>
          <w:color w:val="000000" w:themeColor="text1"/>
          <w:bdr w:val="none" w:sz="0" w:space="0" w:color="auto" w:frame="1"/>
        </w:rPr>
      </w:pPr>
      <w:r>
        <w:rPr>
          <w:color w:val="000000" w:themeColor="text1"/>
          <w:u w:val="single"/>
          <w:bdr w:val="none" w:sz="0" w:space="0" w:color="auto" w:frame="1"/>
        </w:rPr>
        <w:t>Developments in real-time data visibility</w:t>
      </w:r>
      <w:r w:rsidRPr="00F31690">
        <w:rPr>
          <w:color w:val="000000" w:themeColor="text1"/>
          <w:bdr w:val="none" w:sz="0" w:space="0" w:color="auto" w:frame="1"/>
        </w:rPr>
        <w:t>: As part of our ongoing effort to ensure real-time data availability</w:t>
      </w:r>
      <w:del w:id="53" w:author="Lori Garzio" w:date="2025-02-06T14:01:00Z">
        <w:r w:rsidRPr="00F31690" w:rsidDel="002E033E">
          <w:rPr>
            <w:color w:val="000000" w:themeColor="text1"/>
            <w:bdr w:val="none" w:sz="0" w:space="0" w:color="auto" w:frame="1"/>
          </w:rPr>
          <w:delText xml:space="preserve"> and quality control</w:delText>
        </w:r>
      </w:del>
      <w:r w:rsidRPr="00F31690">
        <w:rPr>
          <w:color w:val="000000" w:themeColor="text1"/>
          <w:bdr w:val="none" w:sz="0" w:space="0" w:color="auto" w:frame="1"/>
        </w:rPr>
        <w:t>, we</w:t>
      </w:r>
      <w:ins w:id="54" w:author="Lori Garzio" w:date="2025-02-06T14:01:00Z">
        <w:r w:rsidR="002E033E">
          <w:rPr>
            <w:color w:val="000000" w:themeColor="text1"/>
            <w:bdr w:val="none" w:sz="0" w:space="0" w:color="auto" w:frame="1"/>
          </w:rPr>
          <w:t xml:space="preserve"> </w:t>
        </w:r>
      </w:ins>
      <w:del w:id="55" w:author="Lori Garzio" w:date="2025-02-06T14:37:00Z">
        <w:r w:rsidRPr="00F31690" w:rsidDel="00B126F9">
          <w:rPr>
            <w:color w:val="000000" w:themeColor="text1"/>
            <w:bdr w:val="none" w:sz="0" w:space="0" w:color="auto" w:frame="1"/>
          </w:rPr>
          <w:delText xml:space="preserve"> </w:delText>
        </w:r>
      </w:del>
      <w:r w:rsidRPr="00F31690">
        <w:rPr>
          <w:color w:val="000000" w:themeColor="text1"/>
          <w:bdr w:val="none" w:sz="0" w:space="0" w:color="auto" w:frame="1"/>
        </w:rPr>
        <w:t>add</w:t>
      </w:r>
      <w:ins w:id="56" w:author="Lori Garzio" w:date="2025-02-06T14:37:00Z">
        <w:r w:rsidR="00B126F9">
          <w:rPr>
            <w:color w:val="000000" w:themeColor="text1"/>
            <w:bdr w:val="none" w:sz="0" w:space="0" w:color="auto" w:frame="1"/>
          </w:rPr>
          <w:t>ed</w:t>
        </w:r>
      </w:ins>
      <w:del w:id="57" w:author="Lori Garzio" w:date="2025-02-06T14:06:00Z">
        <w:r w:rsidRPr="00F31690" w:rsidDel="00686DA9">
          <w:rPr>
            <w:color w:val="000000" w:themeColor="text1"/>
            <w:bdr w:val="none" w:sz="0" w:space="0" w:color="auto" w:frame="1"/>
          </w:rPr>
          <w:delText>ed</w:delText>
        </w:r>
      </w:del>
      <w:r w:rsidRPr="00F31690">
        <w:rPr>
          <w:color w:val="000000" w:themeColor="text1"/>
          <w:bdr w:val="none" w:sz="0" w:space="0" w:color="auto" w:frame="1"/>
        </w:rPr>
        <w:t xml:space="preserve"> calculations of</w:t>
      </w:r>
      <w:ins w:id="58" w:author="Lori Garzio" w:date="2025-02-06T13:49:00Z">
        <w:r w:rsidR="003D22DA">
          <w:rPr>
            <w:color w:val="000000" w:themeColor="text1"/>
            <w:bdr w:val="none" w:sz="0" w:space="0" w:color="auto" w:frame="1"/>
          </w:rPr>
          <w:t xml:space="preserve"> Total Alkalinity</w:t>
        </w:r>
      </w:ins>
      <w:ins w:id="59" w:author="Lori Garzio" w:date="2025-02-06T13:50:00Z">
        <w:r w:rsidR="003D22DA">
          <w:rPr>
            <w:color w:val="000000" w:themeColor="text1"/>
            <w:bdr w:val="none" w:sz="0" w:space="0" w:color="auto" w:frame="1"/>
          </w:rPr>
          <w:t xml:space="preserve"> and Aragonite Saturation State</w:t>
        </w:r>
      </w:ins>
      <w:r w:rsidRPr="00F31690">
        <w:rPr>
          <w:color w:val="000000" w:themeColor="text1"/>
          <w:bdr w:val="none" w:sz="0" w:space="0" w:color="auto" w:frame="1"/>
        </w:rPr>
        <w:t xml:space="preserve"> </w:t>
      </w:r>
      <w:ins w:id="60" w:author="Lori Garzio" w:date="2025-02-06T13:51:00Z">
        <w:r w:rsidR="003D22DA">
          <w:rPr>
            <w:color w:val="000000" w:themeColor="text1"/>
            <w:bdr w:val="none" w:sz="0" w:space="0" w:color="auto" w:frame="1"/>
          </w:rPr>
          <w:t xml:space="preserve">for the New York Bight region </w:t>
        </w:r>
      </w:ins>
      <w:del w:id="61" w:author="Lori Garzio" w:date="2025-02-06T13:50:00Z">
        <w:r w:rsidRPr="00F31690" w:rsidDel="003D22DA">
          <w:rPr>
            <w:color w:val="000000" w:themeColor="text1"/>
            <w:bdr w:val="none" w:sz="0" w:space="0" w:color="auto" w:frame="1"/>
          </w:rPr>
          <w:delText xml:space="preserve">preliminary time-lag adjusted pH and dissolved oxygen (in units of mg/L), as well as QARTOD gross range and spike tests for pH, </w:delText>
        </w:r>
      </w:del>
      <w:r w:rsidRPr="00F31690">
        <w:rPr>
          <w:color w:val="000000" w:themeColor="text1"/>
          <w:bdr w:val="none" w:sz="0" w:space="0" w:color="auto" w:frame="1"/>
        </w:rPr>
        <w:t>to our glider data processing pipeline. These data products are available in our real-time datasets that are distributed on </w:t>
      </w:r>
      <w:hyperlink r:id="rId13" w:tooltip="https://slocum-data.marine.rutgers.edu/erddap/index.html" w:history="1">
        <w:r w:rsidRPr="00F31690">
          <w:rPr>
            <w:rStyle w:val="Hyperlink"/>
            <w:bdr w:val="none" w:sz="0" w:space="0" w:color="auto" w:frame="1"/>
          </w:rPr>
          <w:t>RUCOOL's glider ERDDAP server</w:t>
        </w:r>
      </w:hyperlink>
      <w:del w:id="62" w:author="Lori Garzio" w:date="2025-02-06T13:51:00Z">
        <w:r w:rsidRPr="00F31690" w:rsidDel="003D22DA">
          <w:rPr>
            <w:color w:val="000000" w:themeColor="text1"/>
            <w:bdr w:val="none" w:sz="0" w:space="0" w:color="auto" w:frame="1"/>
          </w:rPr>
          <w:delText>, and are also plotted in real-time on our </w:delText>
        </w:r>
        <w:r w:rsidDel="003D22DA">
          <w:fldChar w:fldCharType="begin"/>
        </w:r>
        <w:r w:rsidDel="003D22DA">
          <w:delInstrText>HYPERLINK "https://marine.rutgers.edu/cool/data/gliders/deployments/" \o "https://marine.rutgers.edu/cool/data/gliders/deployments/"</w:delInstrText>
        </w:r>
        <w:r w:rsidDel="003D22DA">
          <w:fldChar w:fldCharType="separate"/>
        </w:r>
        <w:r w:rsidRPr="00F31690" w:rsidDel="003D22DA">
          <w:rPr>
            <w:rStyle w:val="Hyperlink"/>
            <w:bdr w:val="none" w:sz="0" w:space="0" w:color="auto" w:frame="1"/>
          </w:rPr>
          <w:delText>operational glider website</w:delText>
        </w:r>
        <w:r w:rsidDel="003D22DA">
          <w:rPr>
            <w:rStyle w:val="Hyperlink"/>
            <w:bdr w:val="none" w:sz="0" w:space="0" w:color="auto" w:frame="1"/>
          </w:rPr>
          <w:fldChar w:fldCharType="end"/>
        </w:r>
        <w:r w:rsidRPr="00F31690" w:rsidDel="003D22DA">
          <w:rPr>
            <w:color w:val="000000" w:themeColor="text1"/>
            <w:bdr w:val="none" w:sz="0" w:space="0" w:color="auto" w:frame="1"/>
          </w:rPr>
          <w:delText> for each relevant deployment</w:delText>
        </w:r>
      </w:del>
      <w:r w:rsidRPr="00F31690">
        <w:rPr>
          <w:color w:val="000000" w:themeColor="text1"/>
          <w:bdr w:val="none" w:sz="0" w:space="0" w:color="auto" w:frame="1"/>
        </w:rPr>
        <w:t>. The code for these improvements is publicly available in our </w:t>
      </w:r>
      <w:hyperlink r:id="rId14" w:tooltip="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w:history="1">
        <w:r w:rsidRPr="00F31690">
          <w:rPr>
            <w:rStyle w:val="Hyperlink"/>
            <w:bdr w:val="none" w:sz="0" w:space="0" w:color="auto" w:frame="1"/>
          </w:rPr>
          <w:t>rugliderqc Github repository</w:t>
        </w:r>
      </w:hyperlink>
      <w:r w:rsidRPr="00F31690">
        <w:rPr>
          <w:color w:val="000000" w:themeColor="text1"/>
          <w:bdr w:val="none" w:sz="0" w:space="0" w:color="auto" w:frame="1"/>
        </w:rPr>
        <w:t>.</w:t>
      </w:r>
    </w:p>
    <w:p w14:paraId="78A21C19" w14:textId="77777777" w:rsidR="00B126F9" w:rsidRDefault="00B126F9" w:rsidP="00B126F9">
      <w:pPr>
        <w:pStyle w:val="xmsonormal"/>
        <w:shd w:val="clear" w:color="auto" w:fill="FFFFFF"/>
        <w:spacing w:before="0" w:beforeAutospacing="0" w:after="0" w:afterAutospacing="0"/>
        <w:rPr>
          <w:ins w:id="63" w:author="Lori Garzio" w:date="2025-02-06T14:37:00Z"/>
          <w:color w:val="000000" w:themeColor="text1"/>
          <w:bdr w:val="none" w:sz="0" w:space="0" w:color="auto" w:frame="1"/>
        </w:rPr>
      </w:pPr>
    </w:p>
    <w:p w14:paraId="26E7050F" w14:textId="13A4346E" w:rsidR="00B126F9" w:rsidRDefault="00B126F9" w:rsidP="00B126F9">
      <w:pPr>
        <w:pStyle w:val="xmsonormal"/>
        <w:shd w:val="clear" w:color="auto" w:fill="FFFFFF"/>
        <w:spacing w:before="0" w:beforeAutospacing="0" w:after="0" w:afterAutospacing="0"/>
        <w:rPr>
          <w:ins w:id="64" w:author="Lori Garzio" w:date="2025-02-06T14:37:00Z"/>
          <w:color w:val="000000" w:themeColor="text1"/>
          <w:bdr w:val="none" w:sz="0" w:space="0" w:color="auto" w:frame="1"/>
        </w:rPr>
      </w:pPr>
      <w:ins w:id="65" w:author="Lori Garzio" w:date="2025-02-06T14:41:00Z">
        <w:r w:rsidRPr="00B126F9">
          <w:rPr>
            <w:noProof/>
            <w:color w:val="000000" w:themeColor="text1"/>
            <w:bdr w:val="none" w:sz="0" w:space="0" w:color="auto" w:frame="1"/>
          </w:rPr>
          <w:lastRenderedPageBreak/>
          <w:drawing>
            <wp:anchor distT="0" distB="0" distL="114300" distR="114300" simplePos="0" relativeHeight="251659264" behindDoc="1" locked="0" layoutInCell="1" allowOverlap="1" wp14:anchorId="3956C321" wp14:editId="5065B3F8">
              <wp:simplePos x="0" y="0"/>
              <wp:positionH relativeFrom="column">
                <wp:posOffset>3412067</wp:posOffset>
              </wp:positionH>
              <wp:positionV relativeFrom="paragraph">
                <wp:posOffset>1003300</wp:posOffset>
              </wp:positionV>
              <wp:extent cx="2844800" cy="2528711"/>
              <wp:effectExtent l="0" t="0" r="0" b="0"/>
              <wp:wrapTight wrapText="bothSides">
                <wp:wrapPolygon edited="0">
                  <wp:start x="0" y="0"/>
                  <wp:lineTo x="0" y="21481"/>
                  <wp:lineTo x="21504" y="21481"/>
                  <wp:lineTo x="21504" y="0"/>
                  <wp:lineTo x="0" y="0"/>
                </wp:wrapPolygon>
              </wp:wrapTight>
              <wp:docPr id="4" name="Picture 3">
                <a:extLst xmlns:a="http://schemas.openxmlformats.org/drawingml/2006/main">
                  <a:ext uri="{FF2B5EF4-FFF2-40B4-BE49-F238E27FC236}">
                    <a16:creationId xmlns:a16="http://schemas.microsoft.com/office/drawing/2014/main" id="{A71BBD37-3204-824C-D798-C6D82B25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1BBD37-3204-824C-D798-C6D82B257577}"/>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4800" cy="2528711"/>
                      </a:xfrm>
                      <a:prstGeom prst="rect">
                        <a:avLst/>
                      </a:prstGeom>
                    </pic:spPr>
                  </pic:pic>
                </a:graphicData>
              </a:graphic>
              <wp14:sizeRelH relativeFrom="page">
                <wp14:pctWidth>0</wp14:pctWidth>
              </wp14:sizeRelH>
              <wp14:sizeRelV relativeFrom="page">
                <wp14:pctHeight>0</wp14:pctHeight>
              </wp14:sizeRelV>
            </wp:anchor>
          </w:drawing>
        </w:r>
      </w:ins>
      <w:ins w:id="66" w:author="Lori Garzio" w:date="2025-02-06T14:37:00Z">
        <w:r>
          <w:rPr>
            <w:color w:val="000000" w:themeColor="text1"/>
            <w:bdr w:val="none" w:sz="0" w:space="0" w:color="auto" w:frame="1"/>
          </w:rPr>
          <w:t>I</w:t>
        </w:r>
      </w:ins>
      <w:ins w:id="67" w:author="Lori Garzio" w:date="2025-02-06T14:38:00Z">
        <w:r>
          <w:rPr>
            <w:color w:val="000000" w:themeColor="text1"/>
            <w:bdr w:val="none" w:sz="0" w:space="0" w:color="auto" w:frame="1"/>
          </w:rPr>
          <w:t xml:space="preserve">n order to complete this we </w:t>
        </w:r>
      </w:ins>
      <w:ins w:id="68" w:author="Lori Garzio" w:date="2025-02-06T14:37:00Z">
        <w:r>
          <w:rPr>
            <w:color w:val="000000" w:themeColor="text1"/>
            <w:bdr w:val="none" w:sz="0" w:space="0" w:color="auto" w:frame="1"/>
          </w:rPr>
          <w:t xml:space="preserve">updated our Total Alkalinity (TA)-salinity regression analysis to </w:t>
        </w:r>
        <w:r w:rsidRPr="00800CA6">
          <w:rPr>
            <w:color w:val="000000" w:themeColor="text1"/>
            <w:bdr w:val="none" w:sz="0" w:space="0" w:color="auto" w:frame="1"/>
          </w:rPr>
          <w:t>incorporat</w:t>
        </w:r>
        <w:r>
          <w:rPr>
            <w:color w:val="000000" w:themeColor="text1"/>
            <w:bdr w:val="none" w:sz="0" w:space="0" w:color="auto" w:frame="1"/>
          </w:rPr>
          <w:t>e</w:t>
        </w:r>
        <w:r w:rsidRPr="00800CA6">
          <w:rPr>
            <w:color w:val="000000" w:themeColor="text1"/>
            <w:bdr w:val="none" w:sz="0" w:space="0" w:color="auto" w:frame="1"/>
          </w:rPr>
          <w:t xml:space="preserve"> more vessel-based data in the New York Bight region. The previous analysis included discrete samples collected during the summer 2015 East Coast Ocean Acidification (ECOA) cruise. This dataset was paired with water sampling done during seasonal glider deployments and recoveries, and the linear relationship between TA and salinity was calculated for each season. Any seasonal differences in the TA-salinity relationship were based solely on the glider-based water sampling due to a lack of vessel-based data.</w:t>
        </w:r>
        <w:r w:rsidRPr="00F31690">
          <w:rPr>
            <w:color w:val="000000" w:themeColor="text1"/>
            <w:bdr w:val="none" w:sz="0" w:space="0" w:color="auto" w:frame="1"/>
          </w:rPr>
          <w:t xml:space="preserve"> </w:t>
        </w:r>
      </w:ins>
    </w:p>
    <w:p w14:paraId="07B9D623" w14:textId="0833290B" w:rsidR="00B126F9" w:rsidRPr="00BF12B1" w:rsidRDefault="00B126F9" w:rsidP="00B126F9">
      <w:pPr>
        <w:pStyle w:val="xmsonormal"/>
        <w:shd w:val="clear" w:color="auto" w:fill="FFFFFF"/>
        <w:rPr>
          <w:ins w:id="69" w:author="Lori Garzio" w:date="2025-02-06T14:37:00Z"/>
          <w:color w:val="000000" w:themeColor="text1"/>
          <w:bdr w:val="none" w:sz="0" w:space="0" w:color="auto" w:frame="1"/>
        </w:rPr>
      </w:pPr>
      <w:ins w:id="70" w:author="Lori Garzio" w:date="2025-02-06T14:37:00Z">
        <w:r w:rsidRPr="00BF12B1">
          <w:rPr>
            <w:color w:val="000000" w:themeColor="text1"/>
            <w:bdr w:val="none" w:sz="0" w:space="0" w:color="auto" w:frame="1"/>
          </w:rPr>
          <w:t xml:space="preserve">To incorporate more vessel-based data into the analysis, </w:t>
        </w:r>
        <w:r>
          <w:rPr>
            <w:color w:val="000000" w:themeColor="text1"/>
            <w:bdr w:val="none" w:sz="0" w:space="0" w:color="auto" w:frame="1"/>
          </w:rPr>
          <w:t>we</w:t>
        </w:r>
        <w:r w:rsidRPr="00BF12B1">
          <w:rPr>
            <w:color w:val="000000" w:themeColor="text1"/>
            <w:bdr w:val="none" w:sz="0" w:space="0" w:color="auto" w:frame="1"/>
          </w:rPr>
          <w:t xml:space="preserve"> used the 2021 </w:t>
        </w:r>
        <w:r w:rsidRPr="00BF12B1">
          <w:rPr>
            <w:color w:val="000000" w:themeColor="text1"/>
            <w:bdr w:val="none" w:sz="0" w:space="0" w:color="auto" w:frame="1"/>
          </w:rPr>
          <w:fldChar w:fldCharType="begin"/>
        </w:r>
        <w:r w:rsidRPr="00BF12B1">
          <w:rPr>
            <w:color w:val="000000" w:themeColor="text1"/>
            <w:bdr w:val="none" w:sz="0" w:space="0" w:color="auto" w:frame="1"/>
          </w:rPr>
          <w:instrText>HYPERLINK "https://essd.copernicus.org/articles/13/2777/2021/" \o "https://essd.copernicus.org/articles/13/2777/2021/"</w:instrText>
        </w:r>
        <w:r w:rsidRPr="00BF12B1">
          <w:rPr>
            <w:color w:val="000000" w:themeColor="text1"/>
            <w:bdr w:val="none" w:sz="0" w:space="0" w:color="auto" w:frame="1"/>
          </w:rPr>
        </w:r>
        <w:r w:rsidRPr="00BF12B1">
          <w:rPr>
            <w:color w:val="000000" w:themeColor="text1"/>
            <w:bdr w:val="none" w:sz="0" w:space="0" w:color="auto" w:frame="1"/>
          </w:rPr>
          <w:fldChar w:fldCharType="separate"/>
        </w:r>
        <w:r w:rsidRPr="00BF12B1">
          <w:rPr>
            <w:rStyle w:val="Hyperlink"/>
            <w:bdr w:val="none" w:sz="0" w:space="0" w:color="auto" w:frame="1"/>
          </w:rPr>
          <w:t>CODAP-NA dataset</w:t>
        </w:r>
        <w:r w:rsidRPr="00BF12B1">
          <w:rPr>
            <w:color w:val="000000" w:themeColor="text1"/>
            <w:bdr w:val="none" w:sz="0" w:space="0" w:color="auto" w:frame="1"/>
          </w:rPr>
          <w:fldChar w:fldCharType="end"/>
        </w:r>
        <w:r w:rsidRPr="00BF12B1">
          <w:rPr>
            <w:color w:val="000000" w:themeColor="text1"/>
            <w:bdr w:val="none" w:sz="0" w:space="0" w:color="auto" w:frame="1"/>
          </w:rPr>
          <w:t> in addition to publicly available cruise data downloaded from the </w:t>
        </w:r>
        <w:r>
          <w:rPr>
            <w:color w:val="000000" w:themeColor="text1"/>
            <w:bdr w:val="none" w:sz="0" w:space="0" w:color="auto" w:frame="1"/>
          </w:rPr>
          <w:fldChar w:fldCharType="begin"/>
        </w:r>
        <w:r>
          <w:rPr>
            <w:color w:val="000000" w:themeColor="text1"/>
            <w:bdr w:val="none" w:sz="0" w:space="0" w:color="auto" w:frame="1"/>
          </w:rPr>
          <w:instrText>HYPERLINK "https://www.ncei.noaa.gov/products/ocean-carbon-acidification-data-system"</w:instrText>
        </w:r>
        <w:r>
          <w:rPr>
            <w:color w:val="000000" w:themeColor="text1"/>
            <w:bdr w:val="none" w:sz="0" w:space="0" w:color="auto" w:frame="1"/>
          </w:rPr>
        </w:r>
        <w:r>
          <w:rPr>
            <w:color w:val="000000" w:themeColor="text1"/>
            <w:bdr w:val="none" w:sz="0" w:space="0" w:color="auto" w:frame="1"/>
          </w:rPr>
          <w:fldChar w:fldCharType="separate"/>
        </w:r>
        <w:r w:rsidRPr="0045679D">
          <w:rPr>
            <w:rStyle w:val="Hyperlink"/>
            <w:bdr w:val="none" w:sz="0" w:space="0" w:color="auto" w:frame="1"/>
          </w:rPr>
          <w:t>NCEI Ocean Carbon and Acidification Data System (OCADS)</w:t>
        </w:r>
        <w:r>
          <w:rPr>
            <w:color w:val="000000" w:themeColor="text1"/>
            <w:bdr w:val="none" w:sz="0" w:space="0" w:color="auto" w:frame="1"/>
          </w:rPr>
          <w:fldChar w:fldCharType="end"/>
        </w:r>
        <w:r w:rsidRPr="00BF12B1">
          <w:rPr>
            <w:color w:val="000000" w:themeColor="text1"/>
            <w:bdr w:val="none" w:sz="0" w:space="0" w:color="auto" w:frame="1"/>
          </w:rPr>
          <w:t> data portal. These datasets were filtered to include sampling locations within the New York Bight at depths less than 200m (maximum glider depth), and salinity/TA QC flags were applied (when available).</w:t>
        </w:r>
      </w:ins>
    </w:p>
    <w:p w14:paraId="7745B3C5" w14:textId="10E9CBB6" w:rsidR="00B126F9" w:rsidRPr="00F31690" w:rsidRDefault="00B126F9" w:rsidP="00B126F9">
      <w:pPr>
        <w:pStyle w:val="xmsonormal"/>
        <w:shd w:val="clear" w:color="auto" w:fill="FFFFFF"/>
        <w:rPr>
          <w:color w:val="000000" w:themeColor="text1"/>
          <w:bdr w:val="none" w:sz="0" w:space="0" w:color="auto" w:frame="1"/>
        </w:rPr>
      </w:pPr>
      <w:ins w:id="71" w:author="Lori Garzio" w:date="2025-02-06T14:37:00Z">
        <w:r w:rsidRPr="00BF12B1">
          <w:rPr>
            <w:color w:val="000000" w:themeColor="text1"/>
            <w:bdr w:val="none" w:sz="0" w:space="0" w:color="auto" w:frame="1"/>
          </w:rPr>
          <w:t>The resulting vessel-based New York Bight dataset includes Niskin bottle samples as well as surface flow-through and underway samples from 31 oceanographic cruises from 2006-2022</w:t>
        </w:r>
        <w:r>
          <w:rPr>
            <w:color w:val="000000" w:themeColor="text1"/>
            <w:bdr w:val="none" w:sz="0" w:space="0" w:color="auto" w:frame="1"/>
          </w:rPr>
          <w:t>.</w:t>
        </w:r>
        <w:r w:rsidRPr="00BF12B1">
          <w:rPr>
            <w:color w:val="000000" w:themeColor="text1"/>
            <w:bdr w:val="none" w:sz="0" w:space="0" w:color="auto" w:frame="1"/>
          </w:rPr>
          <w:t xml:space="preserve"> This expansion of the vessel-based dataset now allows for more robust seasonal TA-salinity regressions that are used to estimate TA in glider datasets.</w:t>
        </w:r>
      </w:ins>
    </w:p>
    <w:p w14:paraId="4DDC175F" w14:textId="77777777" w:rsidR="00F31690" w:rsidRPr="00F31690" w:rsidRDefault="00F31690" w:rsidP="00F31690">
      <w:pPr>
        <w:pStyle w:val="xmsonormal"/>
        <w:shd w:val="clear" w:color="auto" w:fill="FFFFFF"/>
        <w:spacing w:before="0" w:beforeAutospacing="0" w:after="0" w:afterAutospacing="0"/>
        <w:rPr>
          <w:color w:val="000000" w:themeColor="text1"/>
          <w:sz w:val="12"/>
          <w:szCs w:val="12"/>
          <w:u w:val="single"/>
          <w:bdr w:val="none" w:sz="0" w:space="0" w:color="auto" w:frame="1"/>
        </w:rPr>
      </w:pPr>
    </w:p>
    <w:p w14:paraId="06096BF9" w14:textId="378E4C3B" w:rsidR="00FF0CC6" w:rsidRDefault="003A0ED6" w:rsidP="00F31690">
      <w:pPr>
        <w:pStyle w:val="xmsonormal"/>
        <w:shd w:val="clear" w:color="auto" w:fill="FFFFFF"/>
        <w:spacing w:before="0" w:beforeAutospacing="0" w:after="0" w:afterAutospacing="0"/>
        <w:rPr>
          <w:color w:val="000000" w:themeColor="text1"/>
        </w:rPr>
      </w:pPr>
      <w:commentRangeStart w:id="72"/>
      <w:r w:rsidRPr="00F025F6">
        <w:rPr>
          <w:color w:val="000000" w:themeColor="text1"/>
          <w:u w:val="single"/>
          <w:bdr w:val="none" w:sz="0" w:space="0" w:color="auto" w:frame="1"/>
        </w:rPr>
        <w:t xml:space="preserve">Data </w:t>
      </w:r>
      <w:r w:rsidR="00F31690">
        <w:rPr>
          <w:color w:val="000000" w:themeColor="text1"/>
          <w:u w:val="single"/>
          <w:bdr w:val="none" w:sz="0" w:space="0" w:color="auto" w:frame="1"/>
        </w:rPr>
        <w:t>p</w:t>
      </w:r>
      <w:r w:rsidRPr="00F025F6">
        <w:rPr>
          <w:color w:val="000000" w:themeColor="text1"/>
          <w:u w:val="single"/>
          <w:bdr w:val="none" w:sz="0" w:space="0" w:color="auto" w:frame="1"/>
        </w:rPr>
        <w:t xml:space="preserve">roduct </w:t>
      </w:r>
      <w:r w:rsidR="00F31690">
        <w:rPr>
          <w:color w:val="000000" w:themeColor="text1"/>
          <w:u w:val="single"/>
          <w:bdr w:val="none" w:sz="0" w:space="0" w:color="auto" w:frame="1"/>
        </w:rPr>
        <w:t>d</w:t>
      </w:r>
      <w:r w:rsidRPr="00F025F6">
        <w:rPr>
          <w:color w:val="000000" w:themeColor="text1"/>
          <w:u w:val="single"/>
          <w:bdr w:val="none" w:sz="0" w:space="0" w:color="auto" w:frame="1"/>
        </w:rPr>
        <w:t>evelopment</w:t>
      </w:r>
      <w:commentRangeEnd w:id="72"/>
      <w:r w:rsidR="002E033E">
        <w:rPr>
          <w:rStyle w:val="CommentReference"/>
        </w:rPr>
        <w:commentReference w:id="72"/>
      </w:r>
      <w:r w:rsidRPr="00F025F6">
        <w:rPr>
          <w:color w:val="000000" w:themeColor="text1"/>
          <w:bdr w:val="none" w:sz="0" w:space="0" w:color="auto" w:frame="1"/>
        </w:rPr>
        <w:t xml:space="preserve">: </w:t>
      </w:r>
      <w:r w:rsidR="00994367" w:rsidRPr="00F025F6">
        <w:rPr>
          <w:color w:val="000000" w:themeColor="text1"/>
        </w:rPr>
        <w:t>The resulting data from the project’s first year of deployments is starting to be utilized for research and the development of data products by data analysts from our Masters in Operational Oceanography program.</w:t>
      </w:r>
      <w:r w:rsidR="006F18B0" w:rsidRPr="00F025F6">
        <w:rPr>
          <w:color w:val="000000" w:themeColor="text1"/>
        </w:rPr>
        <w:t xml:space="preserve"> </w:t>
      </w:r>
      <w:r w:rsidR="00963301">
        <w:rPr>
          <w:color w:val="000000" w:themeColor="text1"/>
        </w:rPr>
        <w:t xml:space="preserve">Masters students Nicholas Occhiogrosso and Scott Pescatore recently finished their theses (included </w:t>
      </w:r>
      <w:r w:rsidR="00202FCB">
        <w:rPr>
          <w:color w:val="000000" w:themeColor="text1"/>
        </w:rPr>
        <w:t xml:space="preserve">with this report </w:t>
      </w:r>
      <w:r w:rsidR="00963301">
        <w:rPr>
          <w:color w:val="000000" w:themeColor="text1"/>
        </w:rPr>
        <w:t>as Appendix 1 and 2, respectively)</w:t>
      </w:r>
      <w:r w:rsidR="00FF0CC6">
        <w:rPr>
          <w:color w:val="000000" w:themeColor="text1"/>
        </w:rPr>
        <w:t>, and are briefly summarized here.</w:t>
      </w:r>
      <w:r w:rsidR="00963301">
        <w:rPr>
          <w:color w:val="000000" w:themeColor="text1"/>
        </w:rPr>
        <w:t xml:space="preserve"> </w:t>
      </w:r>
    </w:p>
    <w:p w14:paraId="5557012B" w14:textId="77777777" w:rsidR="00FF0CC6" w:rsidRPr="00FF0CC6" w:rsidRDefault="00FF0CC6" w:rsidP="00FF0CC6">
      <w:pPr>
        <w:pStyle w:val="xmsonormal"/>
        <w:shd w:val="clear" w:color="auto" w:fill="FFFFFF"/>
        <w:spacing w:before="0" w:beforeAutospacing="0" w:after="0" w:afterAutospacing="0"/>
        <w:rPr>
          <w:color w:val="000000" w:themeColor="text1"/>
          <w:sz w:val="12"/>
          <w:szCs w:val="12"/>
        </w:rPr>
      </w:pPr>
    </w:p>
    <w:p w14:paraId="0D3E8591" w14:textId="0127F4B2" w:rsidR="00FF0CC6" w:rsidRDefault="00963301" w:rsidP="00FF0CC6">
      <w:pPr>
        <w:pStyle w:val="xmsonormal"/>
        <w:shd w:val="clear" w:color="auto" w:fill="FFFFFF"/>
        <w:spacing w:before="0" w:beforeAutospacing="0" w:after="0" w:afterAutospacing="0"/>
      </w:pPr>
      <w:r>
        <w:rPr>
          <w:color w:val="000000" w:themeColor="text1"/>
        </w:rPr>
        <w:t>Nicholas focused his thesis on describing initial trends in zooplankton distribution using the RMI glider active acoustic data</w:t>
      </w:r>
      <w:r w:rsidR="00FF0CC6">
        <w:rPr>
          <w:color w:val="000000" w:themeColor="text1"/>
        </w:rPr>
        <w:t xml:space="preserve"> (</w:t>
      </w:r>
      <w:r w:rsidR="00FF0CC6">
        <w:t>Spring 2023, Fall 2023, and Winter 2024)</w:t>
      </w:r>
      <w:r>
        <w:rPr>
          <w:color w:val="000000" w:themeColor="text1"/>
        </w:rPr>
        <w:t xml:space="preserve">, and he conducted a preliminary analysis to determine if oceanographic conditions were related to spatial and/or seasonal zooplankton distribution on the shelf. </w:t>
      </w:r>
      <w:r w:rsidR="00FF0CC6" w:rsidRPr="00382686">
        <w:t>Zooplankton spatial distributions along the glider transects were relatively homogenous in spring</w:t>
      </w:r>
      <w:r w:rsidR="00FF0CC6">
        <w:t xml:space="preserve"> </w:t>
      </w:r>
      <w:r w:rsidR="00FF0CC6" w:rsidRPr="00382686">
        <w:t>and winter, but in the fall, zooplankton spatial distributions were more concentrated in deeper isobaths</w:t>
      </w:r>
      <w:r w:rsidR="00FF0CC6">
        <w:t xml:space="preserve"> </w:t>
      </w:r>
      <w:r w:rsidR="00FF0CC6" w:rsidRPr="00382686">
        <w:t>over the mid- to outer-shelf</w:t>
      </w:r>
      <w:r w:rsidR="00FF0CC6">
        <w:t xml:space="preserve">. </w:t>
      </w:r>
      <w:r w:rsidR="00FF0CC6" w:rsidRPr="0080180D">
        <w:t>Zooplankton</w:t>
      </w:r>
      <w:r w:rsidR="00FF0CC6">
        <w:t xml:space="preserve"> </w:t>
      </w:r>
      <w:r w:rsidR="00FF0CC6" w:rsidRPr="0080180D">
        <w:t>abundance and biomass were lowest in the spring. In fall, the highest depth-integrated biomass and abundance values were in the mid- and outer-shelf waters, while in the spring and</w:t>
      </w:r>
      <w:r w:rsidR="00FF0CC6">
        <w:t xml:space="preserve"> </w:t>
      </w:r>
      <w:r w:rsidR="00FF0CC6" w:rsidRPr="0080180D">
        <w:t>winter seasons, highest values were nearshore.</w:t>
      </w:r>
      <w:r w:rsidR="00FF0CC6">
        <w:t xml:space="preserve"> His preliminary analysis determined n</w:t>
      </w:r>
      <w:r w:rsidR="00FF0CC6" w:rsidRPr="0080180D">
        <w:t>o statistically significant correlations between zooplankton abundance</w:t>
      </w:r>
      <w:r w:rsidR="00FF0CC6">
        <w:t>/</w:t>
      </w:r>
      <w:r w:rsidR="00FF0CC6" w:rsidRPr="0080180D">
        <w:t>biomass</w:t>
      </w:r>
      <w:r w:rsidR="00FF0CC6">
        <w:t xml:space="preserve"> </w:t>
      </w:r>
      <w:r w:rsidR="00FF0CC6" w:rsidRPr="0080180D">
        <w:t>values and measured oceanographic variables</w:t>
      </w:r>
      <w:r w:rsidR="00FF0CC6">
        <w:t xml:space="preserve">. However, his initial analysis was very broad and did not include co-binning of both zooplankton and oceanographic data in vertical or temporal space (surface v. subsurface; day v. night). Also, it is most likely that specific oceanographic variables like temperature or salinity would not necessarily predict zooplankton spatio-temporal resolution, but more likely convergence features </w:t>
      </w:r>
      <w:r w:rsidR="00C74C73">
        <w:t xml:space="preserve">(e.g., fronts) </w:t>
      </w:r>
      <w:r w:rsidR="00FF0CC6">
        <w:t xml:space="preserve">would act to aggregate (increase </w:t>
      </w:r>
      <w:r w:rsidR="00FF0CC6">
        <w:lastRenderedPageBreak/>
        <w:t xml:space="preserve">biomass) or dis-aggregate (decrease biomass). </w:t>
      </w:r>
      <w:r w:rsidR="00C74C73">
        <w:t xml:space="preserve">Our group has transitioned to a new ocean front product that assimilates observed HF radar data and derives location of surface shelf water convergence zones – specifically </w:t>
      </w:r>
      <w:r w:rsidR="00C74C73" w:rsidRPr="00F64AAA">
        <w:t>Lagrangian Coherent Structure</w:t>
      </w:r>
      <w:r w:rsidR="00C74C73">
        <w:t>s called</w:t>
      </w:r>
      <w:r w:rsidR="00C74C73" w:rsidRPr="00F64AAA">
        <w:t xml:space="preserve"> Finite Time Lyapunov Exponents </w:t>
      </w:r>
      <w:r w:rsidR="00C74C73">
        <w:t xml:space="preserve">or </w:t>
      </w:r>
      <w:r w:rsidR="00C74C73" w:rsidRPr="00F64AAA">
        <w:t>FTLE</w:t>
      </w:r>
      <w:r w:rsidR="00C74C73">
        <w:t xml:space="preserve">s – at daily resolutions. </w:t>
      </w:r>
      <w:r w:rsidR="00FF0CC6" w:rsidRPr="00CF74DF">
        <w:rPr>
          <w:color w:val="000000" w:themeColor="text1"/>
        </w:rPr>
        <w:t>PI Saba and her group are currently expanding</w:t>
      </w:r>
      <w:r w:rsidR="00FF0CC6">
        <w:t xml:space="preserve"> our correlative analysis and applying </w:t>
      </w:r>
      <w:r w:rsidR="00C74C73">
        <w:t>this</w:t>
      </w:r>
      <w:r w:rsidR="00FF0CC6">
        <w:t xml:space="preserve"> new ocean front product to these RMI glider zooplankton datasets as well as the most recent datasets in a manuscript that is currently in prep</w:t>
      </w:r>
      <w:r w:rsidR="00C74C73">
        <w:t>.</w:t>
      </w:r>
      <w:r w:rsidR="00FF0CC6" w:rsidRPr="00FF0CC6">
        <w:rPr>
          <w:color w:val="000000" w:themeColor="text1"/>
        </w:rPr>
        <w:t xml:space="preserve"> </w:t>
      </w:r>
    </w:p>
    <w:p w14:paraId="44B018C8" w14:textId="77777777" w:rsidR="00FF0CC6" w:rsidRPr="00FF0CC6" w:rsidRDefault="00FF0CC6" w:rsidP="00FF0CC6">
      <w:pPr>
        <w:pStyle w:val="xmsonormal"/>
        <w:shd w:val="clear" w:color="auto" w:fill="FFFFFF"/>
        <w:spacing w:before="0" w:beforeAutospacing="0" w:after="0" w:afterAutospacing="0"/>
        <w:rPr>
          <w:sz w:val="12"/>
          <w:szCs w:val="12"/>
        </w:rPr>
      </w:pPr>
    </w:p>
    <w:p w14:paraId="5363068E" w14:textId="3A259164" w:rsidR="00FF0CC6" w:rsidRDefault="00963301" w:rsidP="00FF0CC6">
      <w:pPr>
        <w:pStyle w:val="xmsonormal"/>
        <w:shd w:val="clear" w:color="auto" w:fill="FFFFFF"/>
        <w:spacing w:before="0" w:beforeAutospacing="0" w:after="0" w:afterAutospacing="0"/>
        <w:rPr>
          <w:color w:val="000000" w:themeColor="text1"/>
        </w:rPr>
      </w:pPr>
      <w:r w:rsidRPr="00CF74DF">
        <w:rPr>
          <w:color w:val="000000" w:themeColor="text1"/>
        </w:rPr>
        <w:t xml:space="preserve">Scott </w:t>
      </w:r>
      <w:r w:rsidR="00B257BA" w:rsidRPr="00CF74DF">
        <w:rPr>
          <w:color w:val="000000" w:themeColor="text1"/>
        </w:rPr>
        <w:t>Pescatore</w:t>
      </w:r>
      <w:r w:rsidRPr="00CF74DF">
        <w:rPr>
          <w:color w:val="000000" w:themeColor="text1"/>
        </w:rPr>
        <w:t xml:space="preserve"> </w:t>
      </w:r>
      <w:r w:rsidR="00B257BA" w:rsidRPr="00CF74DF">
        <w:rPr>
          <w:color w:val="000000" w:themeColor="text1"/>
        </w:rPr>
        <w:t>d</w:t>
      </w:r>
      <w:r w:rsidRPr="00CF74DF">
        <w:rPr>
          <w:color w:val="000000" w:themeColor="text1"/>
        </w:rPr>
        <w:t xml:space="preserve">eveloped software tools </w:t>
      </w:r>
      <w:r w:rsidR="00C74C73">
        <w:rPr>
          <w:color w:val="000000" w:themeColor="text1"/>
        </w:rPr>
        <w:t xml:space="preserve">and </w:t>
      </w:r>
      <w:r w:rsidR="00C74C73">
        <w:t>utilized VEMCO telemetry data from five previous (non-RMI) glider deployments on the New Jersey shelf to investigate how tagged fish distributions were related to satellite-derived oceanographic features (specific water masses, frontal locations)</w:t>
      </w:r>
      <w:r w:rsidR="006F18B0" w:rsidRPr="00CF74DF">
        <w:rPr>
          <w:color w:val="000000" w:themeColor="text1"/>
        </w:rPr>
        <w:t xml:space="preserve">. </w:t>
      </w:r>
      <w:r w:rsidR="00C74C73">
        <w:t xml:space="preserve">66% of tagged fish detections, primarily those of Atlantic sturgeon and striped bass, occurred near strong ocean fronts. However, his dataset was limited by the lack of RMI glider data at the time of his analysis as well as the lack of most recent satellite-derived ocean front data product (beyond October 2022). Our group has now received several RMI glider MATOS datasets that we can </w:t>
      </w:r>
      <w:r w:rsidR="00DE09EF">
        <w:t xml:space="preserve">now </w:t>
      </w:r>
      <w:r w:rsidR="00C74C73">
        <w:t>work with. Additionally, our group has transitioned to a new ocean front product (daily HF radar data-derived convergence zones) that will be used in place of the satellite-derived ocean front product that is now out of operation.</w:t>
      </w:r>
      <w:r w:rsidR="004931DE">
        <w:t xml:space="preserve"> </w:t>
      </w:r>
      <w:r w:rsidR="006F18B0" w:rsidRPr="00CF74DF">
        <w:rPr>
          <w:color w:val="000000" w:themeColor="text1"/>
        </w:rPr>
        <w:t xml:space="preserve">The </w:t>
      </w:r>
      <w:r w:rsidR="00CF74DF" w:rsidRPr="00CF74DF">
        <w:rPr>
          <w:color w:val="000000" w:themeColor="text1"/>
        </w:rPr>
        <w:t xml:space="preserve">tools </w:t>
      </w:r>
      <w:r w:rsidR="00C74C73">
        <w:rPr>
          <w:color w:val="000000" w:themeColor="text1"/>
        </w:rPr>
        <w:t xml:space="preserve">Scott developed </w:t>
      </w:r>
      <w:r w:rsidR="00CF74DF" w:rsidRPr="00CF74DF">
        <w:rPr>
          <w:color w:val="000000" w:themeColor="text1"/>
        </w:rPr>
        <w:t xml:space="preserve">can be applied to the RMI glider telemetry data and </w:t>
      </w:r>
      <w:r w:rsidR="006F18B0" w:rsidRPr="00CF74DF">
        <w:rPr>
          <w:color w:val="000000" w:themeColor="text1"/>
        </w:rPr>
        <w:t xml:space="preserve">provide routine products that present the overlap of these ecological trophic groups to observed ocean characteristics and features. </w:t>
      </w:r>
    </w:p>
    <w:p w14:paraId="08D6A56D" w14:textId="77777777" w:rsidR="00FF0CC6" w:rsidRPr="00C74C73" w:rsidRDefault="00FF0CC6" w:rsidP="00FF0CC6">
      <w:pPr>
        <w:pStyle w:val="xmsonormal"/>
        <w:shd w:val="clear" w:color="auto" w:fill="FFFFFF"/>
        <w:spacing w:before="0" w:beforeAutospacing="0" w:after="0" w:afterAutospacing="0"/>
        <w:rPr>
          <w:color w:val="000000" w:themeColor="text1"/>
          <w:sz w:val="12"/>
          <w:szCs w:val="12"/>
        </w:rPr>
      </w:pPr>
    </w:p>
    <w:p w14:paraId="2A39C36F" w14:textId="445EEDD4" w:rsidR="00994367" w:rsidRPr="00E772A3" w:rsidRDefault="006F18B0" w:rsidP="00FF0CC6">
      <w:pPr>
        <w:pStyle w:val="xmsonormal"/>
        <w:shd w:val="clear" w:color="auto" w:fill="FFFFFF"/>
        <w:spacing w:before="0" w:beforeAutospacing="0" w:after="0" w:afterAutospacing="0"/>
        <w:rPr>
          <w:color w:val="000000" w:themeColor="text1"/>
        </w:rPr>
      </w:pPr>
      <w:r w:rsidRPr="00F025F6">
        <w:rPr>
          <w:color w:val="000000" w:themeColor="text1"/>
        </w:rPr>
        <w:t xml:space="preserve">Additionally, the marine mammal data collected through the glider passive acoustic sensors are contributing to the larger community effort to inform probability maps of North Atlantic Right Whales in and around planned offshore wind projects. </w:t>
      </w:r>
    </w:p>
    <w:p w14:paraId="18E35ECB" w14:textId="77777777" w:rsidR="008E500A" w:rsidRPr="002F509B" w:rsidRDefault="008E500A" w:rsidP="007F34AC">
      <w:pPr>
        <w:pStyle w:val="xmsonormal"/>
        <w:spacing w:before="0" w:beforeAutospacing="0" w:after="0" w:afterAutospacing="0"/>
        <w:rPr>
          <w:color w:val="000000" w:themeColor="text1"/>
          <w:sz w:val="12"/>
          <w:szCs w:val="12"/>
          <w:bdr w:val="none" w:sz="0" w:space="0" w:color="auto" w:frame="1"/>
        </w:rPr>
      </w:pPr>
    </w:p>
    <w:p w14:paraId="727DE106" w14:textId="22B87873" w:rsidR="00C57215" w:rsidRPr="00F025F6" w:rsidRDefault="008E500A" w:rsidP="00C57215">
      <w:pPr>
        <w:pStyle w:val="xmsonormal"/>
        <w:spacing w:before="0" w:beforeAutospacing="0" w:after="0" w:afterAutospacing="0"/>
        <w:rPr>
          <w:color w:val="000000" w:themeColor="text1"/>
          <w:bdr w:val="none" w:sz="0" w:space="0" w:color="auto" w:frame="1"/>
        </w:rPr>
      </w:pPr>
      <w:r w:rsidRPr="00F025F6">
        <w:rPr>
          <w:color w:val="000000" w:themeColor="text1"/>
          <w:u w:val="single"/>
          <w:bdr w:val="none" w:sz="0" w:space="0" w:color="auto" w:frame="1"/>
        </w:rPr>
        <w:t>Data Availability</w:t>
      </w:r>
      <w:r w:rsidRPr="00F025F6">
        <w:rPr>
          <w:color w:val="000000" w:themeColor="text1"/>
          <w:bdr w:val="none" w:sz="0" w:space="0" w:color="auto" w:frame="1"/>
        </w:rPr>
        <w:t>:</w:t>
      </w:r>
      <w:r w:rsidR="003B2382" w:rsidRPr="00F025F6">
        <w:rPr>
          <w:color w:val="000000" w:themeColor="text1"/>
          <w:bdr w:val="none" w:sz="0" w:space="0" w:color="auto" w:frame="1"/>
        </w:rPr>
        <w:t xml:space="preserve"> </w:t>
      </w:r>
      <w:r w:rsidR="00C57215">
        <w:rPr>
          <w:color w:val="000000" w:themeColor="text1"/>
          <w:bdr w:val="none" w:sz="0" w:space="0" w:color="auto" w:frame="1"/>
        </w:rPr>
        <w:t>The data are reported in two ways. Real-time data are those data sent back to s</w:t>
      </w:r>
      <w:ins w:id="73" w:author="Lori Garzio" w:date="2025-02-06T14:44:00Z">
        <w:r w:rsidR="00B126F9">
          <w:rPr>
            <w:color w:val="000000" w:themeColor="text1"/>
            <w:bdr w:val="none" w:sz="0" w:space="0" w:color="auto" w:frame="1"/>
          </w:rPr>
          <w:t>h</w:t>
        </w:r>
      </w:ins>
      <w:r w:rsidR="00C57215">
        <w:rPr>
          <w:color w:val="000000" w:themeColor="text1"/>
          <w:bdr w:val="none" w:sz="0" w:space="0" w:color="auto" w:frame="1"/>
        </w:rPr>
        <w:t>ore via the satellite connection during the mission and may not include the full dataset. Delayed mode data are those data recovered from the glider once it is recovered and include the full dataset. The QA/QC associated with both data reporting are described in the project QAPP document. The status of data reporting for each mission is summarized below</w:t>
      </w:r>
      <w:r w:rsidR="00C57215" w:rsidRPr="00F025F6">
        <w:rPr>
          <w:color w:val="000000" w:themeColor="text1"/>
          <w:bdr w:val="none" w:sz="0" w:space="0" w:color="auto" w:frame="1"/>
        </w:rPr>
        <w:t>.</w:t>
      </w:r>
    </w:p>
    <w:p w14:paraId="4AE17642" w14:textId="2742C63E" w:rsidR="00785D26" w:rsidRPr="00F025F6" w:rsidRDefault="007A2AEF" w:rsidP="008E500A">
      <w:pPr>
        <w:pStyle w:val="ListParagraph"/>
        <w:numPr>
          <w:ilvl w:val="0"/>
          <w:numId w:val="4"/>
        </w:numPr>
        <w:rPr>
          <w:color w:val="212121"/>
          <w:szCs w:val="24"/>
        </w:rPr>
      </w:pPr>
      <w:r w:rsidRPr="00F025F6">
        <w:rPr>
          <w:color w:val="212121"/>
          <w:szCs w:val="24"/>
        </w:rPr>
        <w:t>Spring</w:t>
      </w:r>
      <w:r w:rsidR="008E500A" w:rsidRPr="00F025F6">
        <w:rPr>
          <w:color w:val="212121"/>
          <w:szCs w:val="24"/>
        </w:rPr>
        <w:t xml:space="preserve"> 2023 paired</w:t>
      </w:r>
    </w:p>
    <w:p w14:paraId="2828C790" w14:textId="6B087BB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6"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6AE6E35B" w14:textId="0E93F608"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u41 (lost): </w:t>
      </w:r>
      <w:hyperlink r:id="rId17" w:history="1">
        <w:r w:rsidR="008E500A" w:rsidRPr="00973243">
          <w:rPr>
            <w:rStyle w:val="Hyperlink"/>
            <w:color w:val="4472C4" w:themeColor="accent1"/>
            <w:szCs w:val="24"/>
          </w:rPr>
          <w:t>real-time raw data</w:t>
        </w:r>
      </w:hyperlink>
      <w:r w:rsidR="008E500A" w:rsidRPr="00F025F6">
        <w:rPr>
          <w:color w:val="212121"/>
          <w:szCs w:val="24"/>
        </w:rPr>
        <w:t xml:space="preserve"> are available on ERDDAP</w:t>
      </w:r>
    </w:p>
    <w:p w14:paraId="0A816AA3" w14:textId="77777777" w:rsidR="00785D26" w:rsidRPr="00F025F6" w:rsidRDefault="008E500A" w:rsidP="008E500A">
      <w:pPr>
        <w:pStyle w:val="ListParagraph"/>
        <w:numPr>
          <w:ilvl w:val="0"/>
          <w:numId w:val="4"/>
        </w:numPr>
        <w:rPr>
          <w:color w:val="212121"/>
          <w:szCs w:val="24"/>
        </w:rPr>
      </w:pPr>
      <w:r w:rsidRPr="00F025F6">
        <w:rPr>
          <w:color w:val="212121"/>
          <w:szCs w:val="24"/>
        </w:rPr>
        <w:t>June/July 2023 gap-fill</w:t>
      </w:r>
    </w:p>
    <w:p w14:paraId="3B443C73" w14:textId="1FDC6C04"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8"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1D7690B1" w14:textId="4FBA51D2" w:rsidR="00785D26" w:rsidRPr="00F025F6" w:rsidRDefault="007A2AEF" w:rsidP="008E500A">
      <w:pPr>
        <w:pStyle w:val="ListParagraph"/>
        <w:numPr>
          <w:ilvl w:val="0"/>
          <w:numId w:val="4"/>
        </w:numPr>
        <w:rPr>
          <w:color w:val="212121"/>
          <w:szCs w:val="24"/>
        </w:rPr>
      </w:pPr>
      <w:r w:rsidRPr="00F025F6">
        <w:rPr>
          <w:color w:val="212121"/>
          <w:szCs w:val="24"/>
        </w:rPr>
        <w:t>Summer</w:t>
      </w:r>
      <w:r w:rsidR="008E500A" w:rsidRPr="00F025F6">
        <w:rPr>
          <w:color w:val="212121"/>
          <w:szCs w:val="24"/>
        </w:rPr>
        <w:t xml:space="preserve"> 2023 paired</w:t>
      </w:r>
    </w:p>
    <w:p w14:paraId="3E0DD1BC" w14:textId="2298AE8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9"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0B5EC2A7" w14:textId="04448175"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20"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68F42CC3" w14:textId="77777777" w:rsidR="00785D26" w:rsidRPr="00F025F6" w:rsidRDefault="008E500A" w:rsidP="008E500A">
      <w:pPr>
        <w:pStyle w:val="ListParagraph"/>
        <w:numPr>
          <w:ilvl w:val="0"/>
          <w:numId w:val="4"/>
        </w:numPr>
        <w:rPr>
          <w:color w:val="212121"/>
          <w:szCs w:val="24"/>
        </w:rPr>
      </w:pPr>
      <w:r w:rsidRPr="00F025F6">
        <w:rPr>
          <w:color w:val="212121"/>
          <w:szCs w:val="24"/>
        </w:rPr>
        <w:t>Sept</w:t>
      </w:r>
      <w:r w:rsidR="007A2AEF" w:rsidRPr="00F025F6">
        <w:rPr>
          <w:color w:val="212121"/>
          <w:szCs w:val="24"/>
        </w:rPr>
        <w:t>ember</w:t>
      </w:r>
      <w:r w:rsidRPr="00F025F6">
        <w:rPr>
          <w:color w:val="212121"/>
          <w:szCs w:val="24"/>
        </w:rPr>
        <w:t>/Oct</w:t>
      </w:r>
      <w:r w:rsidR="007A2AEF" w:rsidRPr="00F025F6">
        <w:rPr>
          <w:color w:val="212121"/>
          <w:szCs w:val="24"/>
        </w:rPr>
        <w:t>ober</w:t>
      </w:r>
      <w:r w:rsidRPr="00F025F6">
        <w:rPr>
          <w:color w:val="212121"/>
          <w:szCs w:val="24"/>
        </w:rPr>
        <w:t xml:space="preserve"> 2023 gap-fill</w:t>
      </w:r>
    </w:p>
    <w:p w14:paraId="43222416" w14:textId="38203D93"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u34: </w:t>
      </w:r>
      <w:hyperlink r:id="rId21"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2876D277" w14:textId="7FAA3C1F" w:rsidR="00785D26" w:rsidRPr="00A1767E" w:rsidRDefault="00785D26" w:rsidP="008E500A">
      <w:pPr>
        <w:pStyle w:val="ListParagraph"/>
        <w:numPr>
          <w:ilvl w:val="0"/>
          <w:numId w:val="4"/>
        </w:numPr>
        <w:rPr>
          <w:color w:val="000000" w:themeColor="text1"/>
          <w:szCs w:val="24"/>
        </w:rPr>
      </w:pPr>
      <w:r w:rsidRPr="00A1767E">
        <w:rPr>
          <w:color w:val="000000" w:themeColor="text1"/>
          <w:szCs w:val="24"/>
        </w:rPr>
        <w:t>Fall</w:t>
      </w:r>
      <w:r w:rsidR="008E500A" w:rsidRPr="00A1767E">
        <w:rPr>
          <w:color w:val="000000" w:themeColor="text1"/>
          <w:szCs w:val="24"/>
        </w:rPr>
        <w:t xml:space="preserve"> </w:t>
      </w:r>
      <w:r w:rsidR="00521AFC" w:rsidRPr="00A1767E">
        <w:rPr>
          <w:color w:val="000000" w:themeColor="text1"/>
          <w:szCs w:val="24"/>
        </w:rPr>
        <w:t xml:space="preserve">2023 </w:t>
      </w:r>
      <w:r w:rsidR="008E500A" w:rsidRPr="00A1767E">
        <w:rPr>
          <w:color w:val="000000" w:themeColor="text1"/>
          <w:szCs w:val="24"/>
        </w:rPr>
        <w:t>paired</w:t>
      </w:r>
    </w:p>
    <w:p w14:paraId="11B24C47" w14:textId="3A1D0AD0" w:rsidR="00062051" w:rsidRPr="00A1767E" w:rsidRDefault="00062051" w:rsidP="00062051">
      <w:pPr>
        <w:pStyle w:val="ListParagraph"/>
        <w:numPr>
          <w:ilvl w:val="1"/>
          <w:numId w:val="4"/>
        </w:numPr>
        <w:rPr>
          <w:color w:val="000000" w:themeColor="text1"/>
          <w:szCs w:val="24"/>
        </w:rPr>
      </w:pPr>
      <w:r w:rsidRPr="00A1767E">
        <w:rPr>
          <w:color w:val="000000" w:themeColor="text1"/>
          <w:szCs w:val="24"/>
        </w:rPr>
        <w:t xml:space="preserve">ru39: </w:t>
      </w:r>
      <w:hyperlink r:id="rId22" w:history="1">
        <w:r w:rsidRPr="00973243">
          <w:rPr>
            <w:rStyle w:val="Hyperlink"/>
            <w:color w:val="4472C4" w:themeColor="accent1"/>
            <w:szCs w:val="24"/>
          </w:rPr>
          <w:t>delayed mode data</w:t>
        </w:r>
      </w:hyperlink>
      <w:r w:rsidRPr="00A1767E">
        <w:rPr>
          <w:color w:val="000000" w:themeColor="text1"/>
          <w:szCs w:val="24"/>
        </w:rPr>
        <w:t xml:space="preserve"> available on ERDDAP</w:t>
      </w:r>
    </w:p>
    <w:p w14:paraId="26E9D63D" w14:textId="4235DE2F" w:rsidR="007A2AEF" w:rsidRPr="00A1767E" w:rsidRDefault="00785D26" w:rsidP="007F34AC">
      <w:pPr>
        <w:pStyle w:val="ListParagraph"/>
        <w:numPr>
          <w:ilvl w:val="1"/>
          <w:numId w:val="4"/>
        </w:numPr>
        <w:rPr>
          <w:rStyle w:val="Hyperlink"/>
          <w:color w:val="000000" w:themeColor="text1"/>
          <w:szCs w:val="24"/>
          <w:u w:val="none"/>
        </w:rPr>
      </w:pPr>
      <w:r w:rsidRPr="00A1767E">
        <w:rPr>
          <w:color w:val="000000" w:themeColor="text1"/>
          <w:szCs w:val="24"/>
        </w:rPr>
        <w:t>r</w:t>
      </w:r>
      <w:r w:rsidR="008E500A" w:rsidRPr="00A1767E">
        <w:rPr>
          <w:color w:val="000000" w:themeColor="text1"/>
          <w:szCs w:val="24"/>
        </w:rPr>
        <w:t xml:space="preserve">u40: </w:t>
      </w:r>
      <w:hyperlink r:id="rId23"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(pre-brake failure) and</w:t>
      </w:r>
      <w:r w:rsidR="00A1767E" w:rsidRPr="00A1767E">
        <w:rPr>
          <w:color w:val="000000" w:themeColor="text1"/>
          <w:szCs w:val="24"/>
        </w:rPr>
        <w:t xml:space="preserve"> </w:t>
      </w:r>
      <w:hyperlink r:id="rId24"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 xml:space="preserve">(redeploy after fix of glider brake) </w:t>
      </w:r>
      <w:r w:rsidR="008E500A" w:rsidRPr="00A1767E">
        <w:rPr>
          <w:color w:val="000000" w:themeColor="text1"/>
          <w:szCs w:val="24"/>
        </w:rPr>
        <w:t>available on ERDDAP</w:t>
      </w:r>
    </w:p>
    <w:p w14:paraId="0A69D426" w14:textId="6CEA773D" w:rsidR="00062051" w:rsidRPr="00A1767E" w:rsidRDefault="00062051" w:rsidP="00062051">
      <w:pPr>
        <w:pStyle w:val="ListParagraph"/>
        <w:numPr>
          <w:ilvl w:val="0"/>
          <w:numId w:val="4"/>
        </w:numPr>
        <w:rPr>
          <w:rStyle w:val="Hyperlink"/>
          <w:color w:val="000000" w:themeColor="text1"/>
          <w:szCs w:val="24"/>
          <w:u w:val="none"/>
        </w:rPr>
      </w:pPr>
      <w:r w:rsidRPr="00A1767E">
        <w:rPr>
          <w:rStyle w:val="Hyperlink"/>
          <w:color w:val="000000" w:themeColor="text1"/>
          <w:u w:val="none"/>
        </w:rPr>
        <w:t>Winter 2024 paired</w:t>
      </w:r>
    </w:p>
    <w:p w14:paraId="27C17B35" w14:textId="279D07AB" w:rsidR="00062051" w:rsidRPr="00A1767E" w:rsidRDefault="00062051" w:rsidP="00062051">
      <w:pPr>
        <w:pStyle w:val="ListParagraph"/>
        <w:numPr>
          <w:ilvl w:val="1"/>
          <w:numId w:val="4"/>
        </w:numPr>
        <w:rPr>
          <w:color w:val="212121"/>
          <w:szCs w:val="24"/>
        </w:rPr>
      </w:pPr>
      <w:r w:rsidRPr="00A1767E">
        <w:rPr>
          <w:color w:val="212121"/>
          <w:szCs w:val="24"/>
        </w:rPr>
        <w:t xml:space="preserve">ru39: </w:t>
      </w:r>
      <w:hyperlink r:id="rId25" w:history="1">
        <w:r w:rsidRPr="00973243">
          <w:rPr>
            <w:rStyle w:val="Hyperlink"/>
            <w:color w:val="4472C4" w:themeColor="accent1"/>
            <w:szCs w:val="24"/>
          </w:rPr>
          <w:t>delayed mode data</w:t>
        </w:r>
      </w:hyperlink>
      <w:r w:rsidRPr="00A1767E">
        <w:rPr>
          <w:color w:val="212121"/>
          <w:szCs w:val="24"/>
        </w:rPr>
        <w:t xml:space="preserve"> available on ERDDAP</w:t>
      </w:r>
    </w:p>
    <w:p w14:paraId="404239A6" w14:textId="007289D9" w:rsidR="00062051" w:rsidRDefault="00062051" w:rsidP="00062051">
      <w:pPr>
        <w:pStyle w:val="ListParagraph"/>
        <w:numPr>
          <w:ilvl w:val="1"/>
          <w:numId w:val="4"/>
        </w:numPr>
        <w:rPr>
          <w:color w:val="212121"/>
          <w:szCs w:val="24"/>
        </w:rPr>
      </w:pPr>
      <w:r w:rsidRPr="00A1767E">
        <w:rPr>
          <w:color w:val="212121"/>
          <w:szCs w:val="24"/>
        </w:rPr>
        <w:t xml:space="preserve">ru40: </w:t>
      </w:r>
      <w:hyperlink r:id="rId26" w:history="1">
        <w:r w:rsidRPr="00973243">
          <w:rPr>
            <w:rStyle w:val="Hyperlink"/>
            <w:color w:val="4472C4" w:themeColor="accent1"/>
            <w:szCs w:val="24"/>
          </w:rPr>
          <w:t>delayed mode data</w:t>
        </w:r>
      </w:hyperlink>
      <w:r w:rsidRPr="00A1767E">
        <w:rPr>
          <w:color w:val="212121"/>
          <w:szCs w:val="24"/>
        </w:rPr>
        <w:t xml:space="preserve"> available on ERDDAP</w:t>
      </w:r>
    </w:p>
    <w:p w14:paraId="2215E5CA" w14:textId="30E09F60" w:rsidR="005C3955" w:rsidRDefault="005C3955" w:rsidP="005C3955">
      <w:pPr>
        <w:pStyle w:val="ListParagraph"/>
        <w:numPr>
          <w:ilvl w:val="0"/>
          <w:numId w:val="4"/>
        </w:numPr>
        <w:rPr>
          <w:color w:val="212121"/>
          <w:szCs w:val="24"/>
        </w:rPr>
      </w:pPr>
      <w:r>
        <w:rPr>
          <w:color w:val="212121"/>
          <w:szCs w:val="24"/>
        </w:rPr>
        <w:t>Spring 2024 paired</w:t>
      </w:r>
    </w:p>
    <w:p w14:paraId="27E402DB" w14:textId="5255DCD1" w:rsidR="005C3955" w:rsidRDefault="005C3955" w:rsidP="005C3955">
      <w:pPr>
        <w:pStyle w:val="ListParagraph"/>
        <w:numPr>
          <w:ilvl w:val="1"/>
          <w:numId w:val="4"/>
        </w:numPr>
        <w:rPr>
          <w:color w:val="212121"/>
          <w:szCs w:val="24"/>
        </w:rPr>
      </w:pPr>
      <w:r>
        <w:rPr>
          <w:color w:val="212121"/>
          <w:szCs w:val="24"/>
        </w:rPr>
        <w:t xml:space="preserve">ru39: </w:t>
      </w:r>
      <w:hyperlink r:id="rId27" w:history="1">
        <w:r w:rsidRPr="005C3955">
          <w:rPr>
            <w:rStyle w:val="Hyperlink"/>
            <w:szCs w:val="24"/>
          </w:rPr>
          <w:t>delayed mode data</w:t>
        </w:r>
      </w:hyperlink>
      <w:r>
        <w:rPr>
          <w:color w:val="212121"/>
          <w:szCs w:val="24"/>
        </w:rPr>
        <w:t xml:space="preserve"> available on ERDDAP</w:t>
      </w:r>
    </w:p>
    <w:p w14:paraId="11C861AC" w14:textId="74E368E7" w:rsidR="005C3955" w:rsidRDefault="005C3955" w:rsidP="00136BB7">
      <w:pPr>
        <w:pStyle w:val="ListParagraph"/>
        <w:numPr>
          <w:ilvl w:val="1"/>
          <w:numId w:val="4"/>
        </w:numPr>
        <w:rPr>
          <w:color w:val="212121"/>
          <w:szCs w:val="24"/>
        </w:rPr>
      </w:pPr>
      <w:r>
        <w:rPr>
          <w:color w:val="212121"/>
          <w:szCs w:val="24"/>
        </w:rPr>
        <w:lastRenderedPageBreak/>
        <w:t xml:space="preserve">ru40: </w:t>
      </w:r>
      <w:hyperlink r:id="rId28" w:history="1">
        <w:r w:rsidRPr="005C3955">
          <w:rPr>
            <w:rStyle w:val="Hyperlink"/>
            <w:szCs w:val="24"/>
          </w:rPr>
          <w:t>delayed mode data</w:t>
        </w:r>
      </w:hyperlink>
      <w:r>
        <w:rPr>
          <w:color w:val="212121"/>
          <w:szCs w:val="24"/>
        </w:rPr>
        <w:t xml:space="preserve"> available on ERDDAP</w:t>
      </w:r>
    </w:p>
    <w:p w14:paraId="3BE41C6A" w14:textId="6EFCE9D3" w:rsidR="005C3955" w:rsidRDefault="005C3955" w:rsidP="005C3955">
      <w:pPr>
        <w:pStyle w:val="ListParagraph"/>
        <w:numPr>
          <w:ilvl w:val="0"/>
          <w:numId w:val="4"/>
        </w:numPr>
        <w:rPr>
          <w:color w:val="212121"/>
          <w:szCs w:val="24"/>
        </w:rPr>
      </w:pPr>
      <w:r>
        <w:rPr>
          <w:color w:val="212121"/>
          <w:szCs w:val="24"/>
        </w:rPr>
        <w:t>June 2024 gap-fill</w:t>
      </w:r>
    </w:p>
    <w:p w14:paraId="0C783A94" w14:textId="57D74F75" w:rsidR="005C3955" w:rsidRDefault="005C3955" w:rsidP="00136BB7">
      <w:pPr>
        <w:pStyle w:val="ListParagraph"/>
        <w:numPr>
          <w:ilvl w:val="1"/>
          <w:numId w:val="4"/>
        </w:numPr>
        <w:rPr>
          <w:color w:val="212121"/>
          <w:szCs w:val="24"/>
        </w:rPr>
      </w:pPr>
      <w:r>
        <w:rPr>
          <w:color w:val="212121"/>
          <w:szCs w:val="24"/>
        </w:rPr>
        <w:t xml:space="preserve">ru43: </w:t>
      </w:r>
      <w:hyperlink r:id="rId29" w:history="1">
        <w:r w:rsidRPr="005C3955">
          <w:rPr>
            <w:rStyle w:val="Hyperlink"/>
            <w:szCs w:val="24"/>
          </w:rPr>
          <w:t>delayed-mode data</w:t>
        </w:r>
      </w:hyperlink>
      <w:r>
        <w:rPr>
          <w:color w:val="212121"/>
          <w:szCs w:val="24"/>
        </w:rPr>
        <w:t xml:space="preserve"> available on ERDDAP</w:t>
      </w:r>
    </w:p>
    <w:p w14:paraId="2343D4EE" w14:textId="7B3E7F41" w:rsidR="005C3955" w:rsidRDefault="005C3955" w:rsidP="005C3955">
      <w:pPr>
        <w:pStyle w:val="ListParagraph"/>
        <w:numPr>
          <w:ilvl w:val="0"/>
          <w:numId w:val="4"/>
        </w:numPr>
        <w:rPr>
          <w:color w:val="212121"/>
          <w:szCs w:val="24"/>
        </w:rPr>
      </w:pPr>
      <w:r>
        <w:rPr>
          <w:color w:val="212121"/>
          <w:szCs w:val="24"/>
        </w:rPr>
        <w:t>Summer 2024 paired</w:t>
      </w:r>
    </w:p>
    <w:p w14:paraId="1728DD1D" w14:textId="7C9A0011" w:rsidR="005C3955" w:rsidRDefault="005C3955" w:rsidP="005C3955">
      <w:pPr>
        <w:pStyle w:val="ListParagraph"/>
        <w:numPr>
          <w:ilvl w:val="1"/>
          <w:numId w:val="4"/>
        </w:numPr>
        <w:rPr>
          <w:color w:val="212121"/>
          <w:szCs w:val="24"/>
        </w:rPr>
      </w:pPr>
      <w:r>
        <w:rPr>
          <w:color w:val="212121"/>
          <w:szCs w:val="24"/>
        </w:rPr>
        <w:t xml:space="preserve">ru39: </w:t>
      </w:r>
      <w:hyperlink r:id="rId30" w:history="1">
        <w:r w:rsidRPr="005C3955">
          <w:rPr>
            <w:rStyle w:val="Hyperlink"/>
            <w:szCs w:val="24"/>
          </w:rPr>
          <w:t>delayed-mode data</w:t>
        </w:r>
      </w:hyperlink>
      <w:r>
        <w:rPr>
          <w:color w:val="212121"/>
          <w:szCs w:val="24"/>
        </w:rPr>
        <w:t xml:space="preserve"> available on ERDDAP</w:t>
      </w:r>
    </w:p>
    <w:p w14:paraId="4D85CEA7" w14:textId="444A9292" w:rsidR="005C3955" w:rsidRDefault="005C3955" w:rsidP="005C3955">
      <w:pPr>
        <w:pStyle w:val="ListParagraph"/>
        <w:numPr>
          <w:ilvl w:val="1"/>
          <w:numId w:val="4"/>
        </w:numPr>
        <w:rPr>
          <w:color w:val="212121"/>
          <w:szCs w:val="24"/>
        </w:rPr>
      </w:pPr>
      <w:r>
        <w:rPr>
          <w:color w:val="212121"/>
          <w:szCs w:val="24"/>
        </w:rPr>
        <w:t xml:space="preserve">ru40: </w:t>
      </w:r>
      <w:hyperlink r:id="rId31" w:history="1">
        <w:r w:rsidRPr="005C3955">
          <w:rPr>
            <w:rStyle w:val="Hyperlink"/>
            <w:szCs w:val="24"/>
          </w:rPr>
          <w:t>delayed-mode data</w:t>
        </w:r>
      </w:hyperlink>
      <w:r>
        <w:rPr>
          <w:color w:val="212121"/>
          <w:szCs w:val="24"/>
        </w:rPr>
        <w:t xml:space="preserve"> available on ERDDAP</w:t>
      </w:r>
    </w:p>
    <w:p w14:paraId="438D62E8" w14:textId="29693C0E" w:rsidR="000C3A3B" w:rsidRDefault="000C3A3B" w:rsidP="000C3A3B">
      <w:pPr>
        <w:pStyle w:val="ListParagraph"/>
        <w:numPr>
          <w:ilvl w:val="0"/>
          <w:numId w:val="4"/>
        </w:numPr>
        <w:rPr>
          <w:color w:val="212121"/>
          <w:szCs w:val="24"/>
        </w:rPr>
      </w:pPr>
      <w:r>
        <w:rPr>
          <w:color w:val="212121"/>
          <w:szCs w:val="24"/>
        </w:rPr>
        <w:t>September 2024 gap-fill</w:t>
      </w:r>
      <w:del w:id="74" w:author="Lori Garzio" w:date="2025-02-06T14:44:00Z">
        <w:r w:rsidR="00540CCB" w:rsidDel="00B126F9">
          <w:rPr>
            <w:color w:val="212121"/>
            <w:szCs w:val="24"/>
          </w:rPr>
          <w:delText xml:space="preserve"> (</w:delText>
        </w:r>
        <w:r w:rsidR="00211254" w:rsidDel="00B126F9">
          <w:rPr>
            <w:color w:val="212121"/>
            <w:szCs w:val="24"/>
          </w:rPr>
          <w:delText>currently deployed</w:delText>
        </w:r>
        <w:r w:rsidR="00540CCB" w:rsidDel="00B126F9">
          <w:rPr>
            <w:color w:val="212121"/>
            <w:szCs w:val="24"/>
          </w:rPr>
          <w:delText>)</w:delText>
        </w:r>
      </w:del>
    </w:p>
    <w:p w14:paraId="35015FA8" w14:textId="093263C0" w:rsidR="000C3A3B" w:rsidRDefault="000C3A3B" w:rsidP="000C3A3B">
      <w:pPr>
        <w:pStyle w:val="ListParagraph"/>
        <w:numPr>
          <w:ilvl w:val="1"/>
          <w:numId w:val="4"/>
        </w:numPr>
        <w:rPr>
          <w:ins w:id="75" w:author="Lori Garzio" w:date="2025-02-06T14:44:00Z"/>
          <w:color w:val="212121"/>
          <w:szCs w:val="24"/>
        </w:rPr>
      </w:pPr>
      <w:r>
        <w:rPr>
          <w:color w:val="212121"/>
          <w:szCs w:val="24"/>
        </w:rPr>
        <w:t xml:space="preserve">ru43: </w:t>
      </w:r>
      <w:r>
        <w:fldChar w:fldCharType="begin"/>
      </w:r>
      <w:ins w:id="76" w:author="Lori Garzio" w:date="2025-02-06T14:47:00Z">
        <w:r w:rsidR="004D193A">
          <w:instrText>HYPERLINK "https://slocum-data.marine.rutgers.edu/erddap/search/advanced.html?page=1&amp;itemsPerPage=1000&amp;searchFor=ru43-20240904T1539"</w:instrText>
        </w:r>
      </w:ins>
      <w:del w:id="77" w:author="Lori Garzio" w:date="2025-02-06T14:47:00Z">
        <w:r w:rsidDel="004D193A">
          <w:delInstrText>HYPERLINK "https://slocum-data.marine.rutgers.edu/erddap/search/index.html?page=1&amp;itemsPerPage=1000&amp;searchFor=ru43-20240904T1539"</w:delInstrText>
        </w:r>
      </w:del>
      <w:r>
        <w:fldChar w:fldCharType="separate"/>
      </w:r>
      <w:ins w:id="78" w:author="Lori Garzio" w:date="2025-02-06T14:45:00Z">
        <w:r w:rsidR="00B126F9">
          <w:rPr>
            <w:rStyle w:val="Hyperlink"/>
            <w:color w:val="4472C4" w:themeColor="accent1"/>
            <w:szCs w:val="24"/>
          </w:rPr>
          <w:t>delayed-mode</w:t>
        </w:r>
      </w:ins>
      <w:del w:id="79" w:author="Lori Garzio" w:date="2025-02-06T14:45:00Z">
        <w:r w:rsidRPr="00973243" w:rsidDel="00B126F9">
          <w:rPr>
            <w:rStyle w:val="Hyperlink"/>
            <w:color w:val="4472C4" w:themeColor="accent1"/>
            <w:szCs w:val="24"/>
          </w:rPr>
          <w:delText>real-time raw</w:delText>
        </w:r>
      </w:del>
      <w:r w:rsidRPr="00973243">
        <w:rPr>
          <w:rStyle w:val="Hyperlink"/>
          <w:color w:val="4472C4" w:themeColor="accent1"/>
          <w:szCs w:val="24"/>
        </w:rPr>
        <w:t xml:space="preserve"> data</w:t>
      </w:r>
      <w:r>
        <w:rPr>
          <w:rStyle w:val="Hyperlink"/>
          <w:color w:val="4472C4" w:themeColor="accent1"/>
          <w:szCs w:val="24"/>
        </w:rPr>
        <w:fldChar w:fldCharType="end"/>
      </w:r>
      <w:r w:rsidRPr="00F025F6">
        <w:rPr>
          <w:color w:val="212121"/>
          <w:szCs w:val="24"/>
        </w:rPr>
        <w:t xml:space="preserve"> </w:t>
      </w:r>
      <w:del w:id="80" w:author="Laura Nazzaro" w:date="2025-02-07T15:46:00Z" w16du:dateUtc="2025-02-07T20:46:00Z">
        <w:r w:rsidRPr="00F025F6" w:rsidDel="00894446">
          <w:rPr>
            <w:color w:val="212121"/>
            <w:szCs w:val="24"/>
          </w:rPr>
          <w:delText xml:space="preserve">are </w:delText>
        </w:r>
      </w:del>
      <w:r w:rsidRPr="00F025F6">
        <w:rPr>
          <w:color w:val="212121"/>
          <w:szCs w:val="24"/>
        </w:rPr>
        <w:t>available on ERDDAP</w:t>
      </w:r>
    </w:p>
    <w:p w14:paraId="3318BF7D" w14:textId="13B74551" w:rsidR="00B126F9" w:rsidRDefault="00B126F9" w:rsidP="00B126F9">
      <w:pPr>
        <w:pStyle w:val="ListParagraph"/>
        <w:numPr>
          <w:ilvl w:val="0"/>
          <w:numId w:val="4"/>
        </w:numPr>
        <w:rPr>
          <w:ins w:id="81" w:author="Lori Garzio" w:date="2025-02-06T14:45:00Z"/>
          <w:color w:val="212121"/>
          <w:szCs w:val="24"/>
        </w:rPr>
      </w:pPr>
      <w:ins w:id="82" w:author="Lori Garzio" w:date="2025-02-06T14:45:00Z">
        <w:r>
          <w:rPr>
            <w:color w:val="212121"/>
            <w:szCs w:val="24"/>
          </w:rPr>
          <w:t>Fall 2024 paired:</w:t>
        </w:r>
      </w:ins>
    </w:p>
    <w:p w14:paraId="7520EC4E" w14:textId="0168088C" w:rsidR="00B126F9" w:rsidRDefault="004D193A" w:rsidP="00B126F9">
      <w:pPr>
        <w:pStyle w:val="ListParagraph"/>
        <w:numPr>
          <w:ilvl w:val="1"/>
          <w:numId w:val="4"/>
        </w:numPr>
        <w:rPr>
          <w:ins w:id="83" w:author="Lori Garzio" w:date="2025-02-06T14:45:00Z"/>
          <w:color w:val="212121"/>
          <w:szCs w:val="24"/>
        </w:rPr>
      </w:pPr>
      <w:ins w:id="84" w:author="Lori Garzio" w:date="2025-02-06T14:48:00Z">
        <w:r>
          <w:rPr>
            <w:color w:val="212121"/>
            <w:szCs w:val="24"/>
          </w:rPr>
          <w:t>r</w:t>
        </w:r>
      </w:ins>
      <w:ins w:id="85" w:author="Lori Garzio" w:date="2025-02-06T14:45:00Z">
        <w:r w:rsidR="00B126F9">
          <w:rPr>
            <w:color w:val="212121"/>
            <w:szCs w:val="24"/>
          </w:rPr>
          <w:t xml:space="preserve">u39: </w:t>
        </w:r>
      </w:ins>
      <w:ins w:id="86" w:author="Lori Garzio" w:date="2025-02-06T14:48:00Z">
        <w:r>
          <w:rPr>
            <w:color w:val="212121"/>
            <w:szCs w:val="24"/>
          </w:rPr>
          <w:fldChar w:fldCharType="begin"/>
        </w:r>
        <w:r>
          <w:rPr>
            <w:color w:val="212121"/>
            <w:szCs w:val="24"/>
          </w:rPr>
          <w:instrText>HYPERLINK "https://slocum-data.marine.rutgers.edu/erddap/search/advanced.html?page=1&amp;itemsPerPage=1000&amp;searchFor=ru39-20241021T1717"</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87" w:author="Lori Garzio" w:date="2025-02-06T14:45:00Z">
        <w:r w:rsidR="00B126F9">
          <w:rPr>
            <w:color w:val="212121"/>
            <w:szCs w:val="24"/>
          </w:rPr>
          <w:t xml:space="preserve"> available o</w:t>
        </w:r>
      </w:ins>
      <w:ins w:id="88" w:author="Laura Nazzaro" w:date="2025-02-07T15:46:00Z" w16du:dateUtc="2025-02-07T20:46:00Z">
        <w:r w:rsidR="00894446">
          <w:rPr>
            <w:color w:val="212121"/>
            <w:szCs w:val="24"/>
          </w:rPr>
          <w:t>n</w:t>
        </w:r>
      </w:ins>
      <w:ins w:id="89" w:author="Lori Garzio" w:date="2025-02-06T14:45:00Z">
        <w:del w:id="90" w:author="Laura Nazzaro" w:date="2025-02-07T15:46:00Z" w16du:dateUtc="2025-02-07T20:46:00Z">
          <w:r w:rsidR="00B126F9" w:rsidDel="00894446">
            <w:rPr>
              <w:color w:val="212121"/>
              <w:szCs w:val="24"/>
            </w:rPr>
            <w:delText>f</w:delText>
          </w:r>
        </w:del>
        <w:r w:rsidR="00B126F9">
          <w:rPr>
            <w:color w:val="212121"/>
            <w:szCs w:val="24"/>
          </w:rPr>
          <w:t xml:space="preserve"> ERDDAP</w:t>
        </w:r>
      </w:ins>
    </w:p>
    <w:p w14:paraId="37DA0A9F" w14:textId="2D5A4191" w:rsidR="00B126F9" w:rsidRDefault="004D193A" w:rsidP="00B126F9">
      <w:pPr>
        <w:pStyle w:val="ListParagraph"/>
        <w:numPr>
          <w:ilvl w:val="1"/>
          <w:numId w:val="4"/>
        </w:numPr>
        <w:rPr>
          <w:ins w:id="91" w:author="Lori Garzio" w:date="2025-02-06T14:49:00Z"/>
          <w:color w:val="212121"/>
          <w:szCs w:val="24"/>
        </w:rPr>
      </w:pPr>
      <w:ins w:id="92" w:author="Lori Garzio" w:date="2025-02-06T14:48:00Z">
        <w:r>
          <w:rPr>
            <w:color w:val="212121"/>
            <w:szCs w:val="24"/>
          </w:rPr>
          <w:t>r</w:t>
        </w:r>
      </w:ins>
      <w:ins w:id="93" w:author="Lori Garzio" w:date="2025-02-06T14:45:00Z">
        <w:r w:rsidR="00B126F9">
          <w:rPr>
            <w:color w:val="212121"/>
            <w:szCs w:val="24"/>
          </w:rPr>
          <w:t xml:space="preserve">u40: </w:t>
        </w:r>
      </w:ins>
      <w:ins w:id="94" w:author="Lori Garzio" w:date="2025-02-06T14:48:00Z">
        <w:r>
          <w:rPr>
            <w:color w:val="212121"/>
            <w:szCs w:val="24"/>
          </w:rPr>
          <w:fldChar w:fldCharType="begin"/>
        </w:r>
        <w:r>
          <w:rPr>
            <w:color w:val="212121"/>
            <w:szCs w:val="24"/>
          </w:rPr>
          <w:instrText>HYPERLINK "https://slocum-data.marine.rutgers.edu/erddap/search/advanced.html?page=1&amp;itemsPerPage=1000&amp;searchFor=ru40-20241021T1654"</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95" w:author="Lori Garzio" w:date="2025-02-06T14:45:00Z">
        <w:r w:rsidR="00B126F9">
          <w:rPr>
            <w:color w:val="212121"/>
            <w:szCs w:val="24"/>
          </w:rPr>
          <w:t xml:space="preserve"> available on ERDDAP</w:t>
        </w:r>
      </w:ins>
    </w:p>
    <w:p w14:paraId="46641014" w14:textId="413D08F8" w:rsidR="004D193A" w:rsidRDefault="004D193A" w:rsidP="004D193A">
      <w:pPr>
        <w:pStyle w:val="ListParagraph"/>
        <w:numPr>
          <w:ilvl w:val="0"/>
          <w:numId w:val="4"/>
        </w:numPr>
        <w:rPr>
          <w:ins w:id="96" w:author="Lori Garzio" w:date="2025-02-06T14:49:00Z"/>
          <w:color w:val="212121"/>
          <w:szCs w:val="24"/>
        </w:rPr>
      </w:pPr>
      <w:commentRangeStart w:id="97"/>
      <w:ins w:id="98" w:author="Lori Garzio" w:date="2025-02-06T14:49:00Z">
        <w:r>
          <w:rPr>
            <w:color w:val="212121"/>
            <w:szCs w:val="24"/>
          </w:rPr>
          <w:t>Winter 2025 paired (currently deployed)</w:t>
        </w:r>
        <w:commentRangeEnd w:id="97"/>
        <w:r>
          <w:rPr>
            <w:rStyle w:val="CommentReference"/>
            <w:rFonts w:eastAsia="Times New Roman"/>
          </w:rPr>
          <w:commentReference w:id="97"/>
        </w:r>
      </w:ins>
    </w:p>
    <w:p w14:paraId="41621838" w14:textId="5B6A1478" w:rsidR="004D193A" w:rsidRDefault="004D193A" w:rsidP="004D193A">
      <w:pPr>
        <w:pStyle w:val="ListParagraph"/>
        <w:numPr>
          <w:ilvl w:val="1"/>
          <w:numId w:val="4"/>
        </w:numPr>
        <w:rPr>
          <w:ins w:id="99" w:author="Lori Garzio" w:date="2025-02-06T14:49:00Z"/>
          <w:color w:val="212121"/>
          <w:szCs w:val="24"/>
        </w:rPr>
      </w:pPr>
      <w:ins w:id="100" w:author="Lori Garzio" w:date="2025-02-06T14:49:00Z">
        <w:r>
          <w:rPr>
            <w:color w:val="212121"/>
            <w:szCs w:val="24"/>
          </w:rPr>
          <w:t>ru39: real-time raw data available on ERDDAP</w:t>
        </w:r>
      </w:ins>
    </w:p>
    <w:p w14:paraId="13ED3CBB" w14:textId="2CFA234B" w:rsidR="004D193A" w:rsidRPr="000C3A3B" w:rsidRDefault="004D193A" w:rsidP="004D193A">
      <w:pPr>
        <w:pStyle w:val="ListParagraph"/>
        <w:numPr>
          <w:ilvl w:val="1"/>
          <w:numId w:val="4"/>
        </w:numPr>
        <w:rPr>
          <w:color w:val="212121"/>
          <w:szCs w:val="24"/>
        </w:rPr>
      </w:pPr>
      <w:ins w:id="101" w:author="Lori Garzio" w:date="2025-02-06T14:49:00Z">
        <w:r>
          <w:rPr>
            <w:color w:val="212121"/>
            <w:szCs w:val="24"/>
          </w:rPr>
          <w:t>ru40: real-time raw data available on ERDDAP</w:t>
        </w:r>
      </w:ins>
    </w:p>
    <w:p w14:paraId="30429EF6" w14:textId="77777777" w:rsidR="003C446E" w:rsidRPr="00062051" w:rsidRDefault="003C446E" w:rsidP="003C446E">
      <w:pPr>
        <w:pStyle w:val="ListParagraph"/>
        <w:ind w:left="1440"/>
        <w:rPr>
          <w:color w:val="212121"/>
          <w:szCs w:val="24"/>
        </w:rPr>
      </w:pPr>
    </w:p>
    <w:p w14:paraId="2E84A927" w14:textId="654B0A05" w:rsidR="007F34AC" w:rsidRPr="009E4FA9" w:rsidRDefault="007F34AC" w:rsidP="00712704">
      <w:pPr>
        <w:pStyle w:val="xmsonormal"/>
        <w:shd w:val="clear" w:color="auto" w:fill="FFFFFF"/>
        <w:spacing w:before="0" w:beforeAutospacing="0" w:after="0" w:afterAutospacing="0"/>
        <w:rPr>
          <w:b/>
          <w:bCs/>
          <w:bdr w:val="none" w:sz="0" w:space="0" w:color="auto" w:frame="1"/>
        </w:rPr>
      </w:pPr>
      <w:r w:rsidRPr="009E4FA9">
        <w:rPr>
          <w:b/>
          <w:bCs/>
          <w:bdr w:val="none" w:sz="0" w:space="0" w:color="auto" w:frame="1"/>
        </w:rPr>
        <w:t>Preliminary Results:</w:t>
      </w:r>
    </w:p>
    <w:p w14:paraId="6E882B30" w14:textId="77777777" w:rsidR="0034671F" w:rsidRPr="002F509B" w:rsidRDefault="0034671F" w:rsidP="008D0519">
      <w:pPr>
        <w:pStyle w:val="xmsonormal"/>
        <w:spacing w:before="0" w:beforeAutospacing="0" w:after="0" w:afterAutospacing="0"/>
        <w:rPr>
          <w:color w:val="212121"/>
          <w:sz w:val="12"/>
          <w:szCs w:val="12"/>
        </w:rPr>
      </w:pPr>
    </w:p>
    <w:p w14:paraId="2859FD2A" w14:textId="3C284210" w:rsidR="007F773B" w:rsidRDefault="0034671F" w:rsidP="008D0519">
      <w:pPr>
        <w:pStyle w:val="xmsonormal"/>
        <w:spacing w:before="0" w:beforeAutospacing="0" w:after="0" w:afterAutospacing="0"/>
        <w:rPr>
          <w:color w:val="212121"/>
          <w:u w:val="single"/>
        </w:rPr>
      </w:pPr>
      <w:r w:rsidRPr="00F025F6">
        <w:rPr>
          <w:color w:val="212121"/>
          <w:u w:val="single"/>
        </w:rPr>
        <w:t>Oceanographic data</w:t>
      </w:r>
    </w:p>
    <w:p w14:paraId="56228B7C" w14:textId="77777777" w:rsidR="0065793C" w:rsidRPr="002F509B" w:rsidRDefault="0065793C" w:rsidP="008D0519">
      <w:pPr>
        <w:pStyle w:val="xmsonormal"/>
        <w:spacing w:before="0" w:beforeAutospacing="0" w:after="0" w:afterAutospacing="0"/>
        <w:rPr>
          <w:color w:val="212121"/>
          <w:sz w:val="12"/>
          <w:szCs w:val="12"/>
        </w:rPr>
      </w:pPr>
    </w:p>
    <w:p w14:paraId="126AEFB4" w14:textId="78722EF4" w:rsidR="007B2685" w:rsidRDefault="00902A02" w:rsidP="00775507">
      <w:pPr>
        <w:pStyle w:val="xmsonormal"/>
        <w:spacing w:before="0" w:beforeAutospacing="0" w:after="0" w:afterAutospacing="0"/>
        <w:rPr>
          <w:color w:val="212121"/>
        </w:rPr>
      </w:pPr>
      <w:commentRangeStart w:id="102"/>
      <w:r w:rsidRPr="00352E72">
        <w:rPr>
          <w:i/>
          <w:iCs/>
          <w:color w:val="212121"/>
        </w:rPr>
        <w:t xml:space="preserve">Seasonal </w:t>
      </w:r>
      <w:r w:rsidRPr="00611EE7">
        <w:rPr>
          <w:i/>
          <w:iCs/>
          <w:color w:val="212121"/>
        </w:rPr>
        <w:t>progressions</w:t>
      </w:r>
      <w:commentRangeEnd w:id="102"/>
      <w:r w:rsidR="001E2837">
        <w:rPr>
          <w:rStyle w:val="CommentReference"/>
        </w:rPr>
        <w:commentReference w:id="102"/>
      </w:r>
      <w:r w:rsidRPr="00611EE7">
        <w:rPr>
          <w:color w:val="212121"/>
        </w:rPr>
        <w:t xml:space="preserve">: </w:t>
      </w:r>
      <w:r w:rsidR="00FA4180" w:rsidRPr="00611EE7">
        <w:rPr>
          <w:color w:val="212121"/>
        </w:rPr>
        <w:t xml:space="preserve">Starting with the first glider deployments for this project up until the date of this progress report, RMI gliders were in coastal shelf waters </w:t>
      </w:r>
      <w:commentRangeStart w:id="103"/>
      <w:del w:id="104" w:author="Laura Nazzaro" w:date="2025-02-07T18:40:00Z" w16du:dateUtc="2025-02-07T23:40:00Z">
        <w:r w:rsidR="00D65226" w:rsidRPr="00611EE7" w:rsidDel="000B7284">
          <w:rPr>
            <w:color w:val="212121"/>
          </w:rPr>
          <w:delText>2</w:delText>
        </w:r>
        <w:r w:rsidR="00E66A79" w:rsidRPr="00611EE7" w:rsidDel="000B7284">
          <w:rPr>
            <w:color w:val="212121"/>
          </w:rPr>
          <w:delText>80</w:delText>
        </w:r>
        <w:r w:rsidR="00D65226" w:rsidRPr="00611EE7" w:rsidDel="000B7284">
          <w:rPr>
            <w:color w:val="212121"/>
          </w:rPr>
          <w:delText xml:space="preserve"> </w:delText>
        </w:r>
      </w:del>
      <w:ins w:id="105" w:author="Laura Nazzaro" w:date="2025-02-07T18:40:00Z" w16du:dateUtc="2025-02-07T23:40:00Z">
        <w:r w:rsidR="000B7284">
          <w:rPr>
            <w:color w:val="212121"/>
          </w:rPr>
          <w:t>337</w:t>
        </w:r>
        <w:r w:rsidR="000B7284" w:rsidRPr="00611EE7">
          <w:rPr>
            <w:color w:val="212121"/>
          </w:rPr>
          <w:t xml:space="preserve"> </w:t>
        </w:r>
      </w:ins>
      <w:commentRangeEnd w:id="103"/>
      <w:ins w:id="106" w:author="Laura Nazzaro" w:date="2025-02-07T18:44:00Z" w16du:dateUtc="2025-02-07T23:44:00Z">
        <w:r w:rsidR="000B7284">
          <w:rPr>
            <w:rStyle w:val="CommentReference"/>
          </w:rPr>
          <w:commentReference w:id="103"/>
        </w:r>
      </w:ins>
      <w:r w:rsidR="00FA4180" w:rsidRPr="00611EE7">
        <w:rPr>
          <w:color w:val="212121"/>
        </w:rPr>
        <w:t xml:space="preserve">out of </w:t>
      </w:r>
      <w:commentRangeStart w:id="107"/>
      <w:del w:id="108" w:author="Laura Nazzaro" w:date="2025-02-07T18:41:00Z" w16du:dateUtc="2025-02-07T23:41:00Z">
        <w:r w:rsidR="00D65226" w:rsidRPr="00611EE7" w:rsidDel="000B7284">
          <w:rPr>
            <w:color w:val="212121"/>
          </w:rPr>
          <w:delText>51</w:delText>
        </w:r>
        <w:r w:rsidR="00E66A79" w:rsidRPr="00611EE7" w:rsidDel="000B7284">
          <w:rPr>
            <w:color w:val="212121"/>
          </w:rPr>
          <w:delText>7</w:delText>
        </w:r>
        <w:r w:rsidR="00D65226" w:rsidRPr="00611EE7" w:rsidDel="000B7284">
          <w:rPr>
            <w:color w:val="212121"/>
          </w:rPr>
          <w:delText xml:space="preserve"> </w:delText>
        </w:r>
      </w:del>
      <w:ins w:id="109" w:author="Laura Nazzaro" w:date="2025-02-07T18:41:00Z" w16du:dateUtc="2025-02-07T23:41:00Z">
        <w:r w:rsidR="000B7284">
          <w:rPr>
            <w:color w:val="212121"/>
          </w:rPr>
          <w:t>670</w:t>
        </w:r>
        <w:r w:rsidR="000B7284" w:rsidRPr="00611EE7">
          <w:rPr>
            <w:color w:val="212121"/>
          </w:rPr>
          <w:t xml:space="preserve"> </w:t>
        </w:r>
      </w:ins>
      <w:commentRangeEnd w:id="107"/>
      <w:ins w:id="110" w:author="Laura Nazzaro" w:date="2025-02-07T18:45:00Z" w16du:dateUtc="2025-02-07T23:45:00Z">
        <w:r w:rsidR="000B7284">
          <w:rPr>
            <w:rStyle w:val="CommentReference"/>
          </w:rPr>
          <w:commentReference w:id="107"/>
        </w:r>
      </w:ins>
      <w:r w:rsidR="00FA4180" w:rsidRPr="00611EE7">
        <w:rPr>
          <w:color w:val="212121"/>
        </w:rPr>
        <w:t>days (</w:t>
      </w:r>
      <w:del w:id="111" w:author="Laura Nazzaro" w:date="2025-02-07T18:42:00Z" w16du:dateUtc="2025-02-07T23:42:00Z">
        <w:r w:rsidR="00D65226" w:rsidRPr="00611EE7" w:rsidDel="000B7284">
          <w:rPr>
            <w:color w:val="212121"/>
          </w:rPr>
          <w:delText>54</w:delText>
        </w:r>
      </w:del>
      <w:ins w:id="112" w:author="Laura Nazzaro" w:date="2025-02-07T18:42:00Z" w16du:dateUtc="2025-02-07T23:42:00Z">
        <w:r w:rsidR="000B7284" w:rsidRPr="00611EE7">
          <w:rPr>
            <w:color w:val="212121"/>
          </w:rPr>
          <w:t>5</w:t>
        </w:r>
        <w:r w:rsidR="000B7284">
          <w:rPr>
            <w:color w:val="212121"/>
          </w:rPr>
          <w:t>0</w:t>
        </w:r>
      </w:ins>
      <w:r w:rsidR="00FA4180" w:rsidRPr="00611EE7">
        <w:rPr>
          <w:color w:val="212121"/>
        </w:rPr>
        <w:t>% coverage)</w:t>
      </w:r>
      <w:r w:rsidR="00D16853" w:rsidRPr="00611EE7">
        <w:rPr>
          <w:color w:val="212121"/>
        </w:rPr>
        <w:t xml:space="preserve"> and traveled </w:t>
      </w:r>
      <w:commentRangeStart w:id="113"/>
      <w:del w:id="114" w:author="Laura Nazzaro" w:date="2025-02-07T18:14:00Z" w16du:dateUtc="2025-02-07T23:14:00Z">
        <w:r w:rsidR="00611EE7" w:rsidRPr="00611EE7" w:rsidDel="001D4B72">
          <w:rPr>
            <w:color w:val="212121"/>
          </w:rPr>
          <w:delText>5300</w:delText>
        </w:r>
        <w:r w:rsidR="00D65226" w:rsidRPr="00611EE7" w:rsidDel="001D4B72">
          <w:rPr>
            <w:color w:val="212121"/>
          </w:rPr>
          <w:delText xml:space="preserve"> </w:delText>
        </w:r>
      </w:del>
      <w:ins w:id="115" w:author="Laura Nazzaro" w:date="2025-02-07T18:14:00Z" w16du:dateUtc="2025-02-07T23:14:00Z">
        <w:r w:rsidR="001D4B72">
          <w:rPr>
            <w:color w:val="212121"/>
          </w:rPr>
          <w:t>9558</w:t>
        </w:r>
        <w:r w:rsidR="001D4B72" w:rsidRPr="00611EE7">
          <w:rPr>
            <w:color w:val="212121"/>
          </w:rPr>
          <w:t xml:space="preserve"> </w:t>
        </w:r>
      </w:ins>
      <w:commentRangeEnd w:id="113"/>
      <w:ins w:id="116" w:author="Laura Nazzaro" w:date="2025-02-07T18:16:00Z" w16du:dateUtc="2025-02-07T23:16:00Z">
        <w:r w:rsidR="001D4B72">
          <w:rPr>
            <w:rStyle w:val="CommentReference"/>
          </w:rPr>
          <w:commentReference w:id="113"/>
        </w:r>
      </w:ins>
      <w:r w:rsidR="00D16853" w:rsidRPr="00611EE7">
        <w:rPr>
          <w:color w:val="212121"/>
        </w:rPr>
        <w:t>km</w:t>
      </w:r>
      <w:r w:rsidR="00FA4180" w:rsidRPr="00611EE7">
        <w:rPr>
          <w:color w:val="212121"/>
        </w:rPr>
        <w:t xml:space="preserve">. </w:t>
      </w:r>
      <w:commentRangeStart w:id="117"/>
      <w:r w:rsidR="007B2685" w:rsidRPr="00611EE7">
        <w:rPr>
          <w:color w:val="212121"/>
        </w:rPr>
        <w:t>This reporting period started with the paired Spring 2024 mission, which notably</w:t>
      </w:r>
      <w:r w:rsidR="007B2685">
        <w:rPr>
          <w:color w:val="212121"/>
        </w:rPr>
        <w:t xml:space="preserve"> observed anomalously cold bottom water temperatures. The minimum bottom temperature during the Spring 2024 mission was measured at 6.02˚C, and the Cold Pool minimum temperature stayed </w:t>
      </w:r>
      <w:r w:rsidR="002F7D84">
        <w:rPr>
          <w:color w:val="212121"/>
        </w:rPr>
        <w:t xml:space="preserve">near or </w:t>
      </w:r>
      <w:r w:rsidR="007B2685">
        <w:rPr>
          <w:color w:val="212121"/>
        </w:rPr>
        <w:t>below 7˚C through the gap fill and Summer 2024 missions. Average Cold Pool temperature during this time of year is typically between 8-10˚C. Also, stratification set up was observed during the paired Spring 2024 mission (end of May), and this seems to have occurred at 1 month or more later than the previous year (end of April 2023).</w:t>
      </w:r>
      <w:r w:rsidR="00795F6E">
        <w:rPr>
          <w:color w:val="212121"/>
        </w:rPr>
        <w:t xml:space="preserve"> Maximum surface temperatures during the Summer 2024 deployment reached 26.1 ˚C. Bottom seawater pH and Ω during Summer 2024 were the lowest we have observed in our history of glider-based ocean acidification monitoring (since 2018). Minimum bottom pH values (7.6) and Ω values (0.64) covered a large proportion of the shelf, particularly in the shallower areas. However, bottom dissolved oxygen remained above 5 mg/L. We attribute the low bottom temperature, pH, and Ω, and relatively high </w:t>
      </w:r>
      <w:r w:rsidR="00795F6E" w:rsidRPr="006268D4">
        <w:rPr>
          <w:color w:val="212121"/>
        </w:rPr>
        <w:t>dissolved oxygen, to an unusually high volume flux of Labrador Slope Water onto the MAB shelf this year</w:t>
      </w:r>
      <w:r w:rsidR="006268D4" w:rsidRPr="006268D4">
        <w:rPr>
          <w:rStyle w:val="FootnoteReference"/>
          <w:color w:val="212121"/>
        </w:rPr>
        <w:footnoteReference w:id="1"/>
      </w:r>
      <w:r w:rsidR="006268D4" w:rsidRPr="006268D4">
        <w:rPr>
          <w:color w:val="212121"/>
          <w:vertAlign w:val="superscript"/>
        </w:rPr>
        <w:t>,</w:t>
      </w:r>
      <w:r w:rsidR="006268D4" w:rsidRPr="006268D4">
        <w:rPr>
          <w:rStyle w:val="FootnoteReference"/>
          <w:color w:val="212121"/>
        </w:rPr>
        <w:footnoteReference w:id="2"/>
      </w:r>
      <w:r w:rsidR="00795F6E" w:rsidRPr="006268D4">
        <w:rPr>
          <w:color w:val="212121"/>
        </w:rPr>
        <w:t>.</w:t>
      </w:r>
      <w:commentRangeEnd w:id="117"/>
      <w:r w:rsidR="000B7284">
        <w:rPr>
          <w:rStyle w:val="CommentReference"/>
        </w:rPr>
        <w:commentReference w:id="117"/>
      </w:r>
    </w:p>
    <w:p w14:paraId="16E409AD" w14:textId="77777777" w:rsidR="007B2685" w:rsidRDefault="007B2685" w:rsidP="00775507">
      <w:pPr>
        <w:pStyle w:val="xmsonormal"/>
        <w:spacing w:before="0" w:beforeAutospacing="0" w:after="0" w:afterAutospacing="0"/>
        <w:rPr>
          <w:color w:val="212121"/>
        </w:rPr>
      </w:pPr>
    </w:p>
    <w:p w14:paraId="15065A45" w14:textId="44FE8528" w:rsidR="00775507" w:rsidRPr="00990E8F" w:rsidRDefault="00775507" w:rsidP="00775507">
      <w:pPr>
        <w:pStyle w:val="xmsonormal"/>
        <w:spacing w:before="0" w:beforeAutospacing="0" w:after="0" w:afterAutospacing="0"/>
        <w:rPr>
          <w:color w:val="000000"/>
        </w:rPr>
      </w:pPr>
    </w:p>
    <w:p w14:paraId="2FC1D053" w14:textId="77777777" w:rsidR="00775507" w:rsidRDefault="00775507" w:rsidP="00775507">
      <w:pPr>
        <w:pStyle w:val="xmsonormal"/>
        <w:spacing w:before="0" w:beforeAutospacing="0" w:after="0" w:afterAutospacing="0"/>
        <w:rPr>
          <w:sz w:val="16"/>
          <w:szCs w:val="16"/>
        </w:rPr>
      </w:pPr>
    </w:p>
    <w:p w14:paraId="20A0A902" w14:textId="718637D8" w:rsidR="00941D49" w:rsidRDefault="00941D49" w:rsidP="00944ECA">
      <w:pPr>
        <w:pStyle w:val="xmsonormal"/>
        <w:spacing w:before="0" w:beforeAutospacing="0" w:after="0" w:afterAutospacing="0"/>
        <w:rPr>
          <w:color w:val="212121"/>
        </w:rPr>
      </w:pPr>
    </w:p>
    <w:p w14:paraId="14FA44F0" w14:textId="77777777" w:rsidR="00BC76D4" w:rsidRPr="0011631F" w:rsidRDefault="00BC76D4" w:rsidP="00944ECA">
      <w:pPr>
        <w:pStyle w:val="xmsonormal"/>
        <w:spacing w:before="0" w:beforeAutospacing="0" w:after="0" w:afterAutospacing="0"/>
        <w:rPr>
          <w:color w:val="212121"/>
          <w:sz w:val="16"/>
          <w:szCs w:val="16"/>
        </w:rPr>
      </w:pPr>
    </w:p>
    <w:p w14:paraId="42A56F63" w14:textId="2AB2AAB2" w:rsidR="0011631F" w:rsidRPr="00ED42B0" w:rsidRDefault="00034A57" w:rsidP="00AA3AD7">
      <w:pPr>
        <w:pStyle w:val="xmsonormal"/>
        <w:spacing w:before="0" w:beforeAutospacing="0" w:after="0" w:afterAutospacing="0"/>
        <w:jc w:val="center"/>
        <w:rPr>
          <w:color w:val="212121"/>
        </w:rPr>
      </w:pPr>
      <w:r>
        <w:rPr>
          <w:noProof/>
          <w:color w:val="212121"/>
        </w:rPr>
        <w:lastRenderedPageBreak/>
        <w:drawing>
          <wp:inline distT="0" distB="0" distL="0" distR="0" wp14:anchorId="234B2AC2" wp14:editId="12879D38">
            <wp:extent cx="5943600" cy="6362700"/>
            <wp:effectExtent l="0" t="0" r="0" b="0"/>
            <wp:docPr id="426506423" name="Picture 5"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6423" name="Picture 5" descr="A screenshot of a computer generated imag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58344EB8" w14:textId="0E1C6F9A" w:rsidR="00775507" w:rsidRDefault="00775507" w:rsidP="00775507">
      <w:pPr>
        <w:pStyle w:val="NormalWeb"/>
        <w:spacing w:after="0"/>
        <w:rPr>
          <w:rFonts w:ascii="Times New Roman" w:hAnsi="Times New Roman" w:cs="Times New Roman"/>
          <w:sz w:val="16"/>
          <w:szCs w:val="16"/>
        </w:rPr>
      </w:pPr>
      <w:r w:rsidRPr="00C125EA">
        <w:rPr>
          <w:rFonts w:ascii="Times New Roman" w:hAnsi="Times New Roman" w:cs="Times New Roman"/>
          <w:sz w:val="16"/>
          <w:szCs w:val="16"/>
        </w:rPr>
        <w:t xml:space="preserve">Complete cross-sections of </w:t>
      </w:r>
      <w:r w:rsidR="00C125EA">
        <w:rPr>
          <w:rFonts w:ascii="Times New Roman" w:hAnsi="Times New Roman" w:cs="Times New Roman"/>
          <w:sz w:val="16"/>
          <w:szCs w:val="16"/>
        </w:rPr>
        <w:t>(</w:t>
      </w:r>
      <w:r w:rsidR="00C125EA">
        <w:rPr>
          <w:rFonts w:ascii="Times New Roman" w:hAnsi="Times New Roman" w:cs="Times New Roman"/>
          <w:color w:val="212121"/>
          <w:sz w:val="16"/>
          <w:szCs w:val="16"/>
        </w:rPr>
        <w:t>f</w:t>
      </w:r>
      <w:r w:rsidR="00C125EA" w:rsidRPr="00C125EA">
        <w:rPr>
          <w:rFonts w:ascii="Times New Roman" w:hAnsi="Times New Roman" w:cs="Times New Roman"/>
          <w:color w:val="212121"/>
          <w:sz w:val="16"/>
          <w:szCs w:val="16"/>
        </w:rPr>
        <w:t>rom top to bottom</w:t>
      </w:r>
      <w:r w:rsidR="00C125EA">
        <w:rPr>
          <w:rFonts w:ascii="Times New Roman" w:hAnsi="Times New Roman" w:cs="Times New Roman"/>
          <w:sz w:val="16"/>
          <w:szCs w:val="16"/>
        </w:rPr>
        <w:t xml:space="preserve">) </w:t>
      </w:r>
      <w:r w:rsidRPr="00C125EA">
        <w:rPr>
          <w:rFonts w:ascii="Times New Roman" w:hAnsi="Times New Roman" w:cs="Times New Roman"/>
          <w:sz w:val="16"/>
          <w:szCs w:val="16"/>
        </w:rPr>
        <w:t xml:space="preserve">temperature, </w:t>
      </w:r>
      <w:r w:rsidR="00C125EA" w:rsidRPr="00C125EA">
        <w:rPr>
          <w:rFonts w:ascii="Times New Roman" w:hAnsi="Times New Roman" w:cs="Times New Roman"/>
          <w:sz w:val="16"/>
          <w:szCs w:val="16"/>
        </w:rPr>
        <w:t xml:space="preserve">chlorophyll concentrations, </w:t>
      </w:r>
      <w:r w:rsidRPr="00C125EA">
        <w:rPr>
          <w:rFonts w:ascii="Times New Roman" w:hAnsi="Times New Roman" w:cs="Times New Roman"/>
          <w:sz w:val="16"/>
          <w:szCs w:val="16"/>
        </w:rPr>
        <w:t xml:space="preserve">dissolved oxygen concentrations, </w:t>
      </w:r>
      <w:r w:rsidR="00C125EA">
        <w:rPr>
          <w:rFonts w:ascii="Times New Roman" w:hAnsi="Times New Roman" w:cs="Times New Roman"/>
          <w:sz w:val="16"/>
          <w:szCs w:val="16"/>
        </w:rPr>
        <w:t xml:space="preserve">pH, </w:t>
      </w:r>
      <w:r w:rsidRPr="00C125EA">
        <w:rPr>
          <w:rFonts w:ascii="Times New Roman" w:hAnsi="Times New Roman" w:cs="Times New Roman"/>
          <w:sz w:val="16"/>
          <w:szCs w:val="16"/>
        </w:rPr>
        <w:t xml:space="preserve">and </w:t>
      </w:r>
      <w:r w:rsidR="00C125EA">
        <w:rPr>
          <w:rFonts w:ascii="Times New Roman" w:hAnsi="Times New Roman" w:cs="Times New Roman"/>
          <w:sz w:val="16"/>
          <w:szCs w:val="16"/>
        </w:rPr>
        <w:t>derived aragonite saturation state (Omega)</w:t>
      </w:r>
      <w:r w:rsidRPr="00C125EA">
        <w:rPr>
          <w:rFonts w:ascii="Times New Roman" w:hAnsi="Times New Roman" w:cs="Times New Roman"/>
          <w:sz w:val="16"/>
          <w:szCs w:val="16"/>
        </w:rPr>
        <w:t xml:space="preserve"> measured along the mission tracks during the </w:t>
      </w:r>
      <w:r w:rsidR="00E02E46">
        <w:rPr>
          <w:rFonts w:ascii="Times New Roman" w:hAnsi="Times New Roman" w:cs="Times New Roman"/>
          <w:sz w:val="16"/>
          <w:szCs w:val="16"/>
        </w:rPr>
        <w:t>Spring</w:t>
      </w:r>
      <w:r w:rsidR="00C125EA">
        <w:rPr>
          <w:rFonts w:ascii="Times New Roman" w:hAnsi="Times New Roman" w:cs="Times New Roman"/>
          <w:sz w:val="16"/>
          <w:szCs w:val="16"/>
        </w:rPr>
        <w:t xml:space="preserve"> 202</w:t>
      </w:r>
      <w:r w:rsidR="00E02E46">
        <w:rPr>
          <w:rFonts w:ascii="Times New Roman" w:hAnsi="Times New Roman" w:cs="Times New Roman"/>
          <w:sz w:val="16"/>
          <w:szCs w:val="16"/>
        </w:rPr>
        <w:t>4</w:t>
      </w:r>
      <w:r w:rsidR="00C125EA">
        <w:rPr>
          <w:rFonts w:ascii="Times New Roman" w:hAnsi="Times New Roman" w:cs="Times New Roman"/>
          <w:sz w:val="16"/>
          <w:szCs w:val="16"/>
        </w:rPr>
        <w:t xml:space="preserve"> (left panel)</w:t>
      </w:r>
      <w:r w:rsidR="00E02E46">
        <w:rPr>
          <w:rFonts w:ascii="Times New Roman" w:hAnsi="Times New Roman" w:cs="Times New Roman"/>
          <w:sz w:val="16"/>
          <w:szCs w:val="16"/>
        </w:rPr>
        <w:t>, Early Summer gapfill 2024 (center panel),</w:t>
      </w:r>
      <w:r w:rsidR="00C125EA">
        <w:rPr>
          <w:rFonts w:ascii="Times New Roman" w:hAnsi="Times New Roman" w:cs="Times New Roman"/>
          <w:sz w:val="16"/>
          <w:szCs w:val="16"/>
        </w:rPr>
        <w:t xml:space="preserve"> and </w:t>
      </w:r>
      <w:r w:rsidR="00E02E46">
        <w:rPr>
          <w:rFonts w:ascii="Times New Roman" w:hAnsi="Times New Roman" w:cs="Times New Roman"/>
          <w:sz w:val="16"/>
          <w:szCs w:val="16"/>
        </w:rPr>
        <w:t>Summer</w:t>
      </w:r>
      <w:r w:rsidRPr="00C125EA">
        <w:rPr>
          <w:rFonts w:ascii="Times New Roman" w:hAnsi="Times New Roman" w:cs="Times New Roman"/>
          <w:sz w:val="16"/>
          <w:szCs w:val="16"/>
        </w:rPr>
        <w:t xml:space="preserve"> 2024 </w:t>
      </w:r>
      <w:r w:rsidR="00C125EA">
        <w:rPr>
          <w:rFonts w:ascii="Times New Roman" w:hAnsi="Times New Roman" w:cs="Times New Roman"/>
          <w:sz w:val="16"/>
          <w:szCs w:val="16"/>
        </w:rPr>
        <w:t xml:space="preserve">(right panel) </w:t>
      </w:r>
      <w:r w:rsidRPr="00C125EA">
        <w:rPr>
          <w:rFonts w:ascii="Times New Roman" w:hAnsi="Times New Roman" w:cs="Times New Roman"/>
          <w:sz w:val="16"/>
          <w:szCs w:val="16"/>
        </w:rPr>
        <w:t xml:space="preserve">glider deployments. </w:t>
      </w:r>
    </w:p>
    <w:p w14:paraId="3CEDCFD3" w14:textId="77777777" w:rsidR="001835D6" w:rsidRPr="00941D49" w:rsidRDefault="001835D6" w:rsidP="00941D49">
      <w:pPr>
        <w:pStyle w:val="xmsonormal"/>
        <w:spacing w:before="0" w:beforeAutospacing="0" w:after="0" w:afterAutospacing="0"/>
        <w:rPr>
          <w:color w:val="212121"/>
          <w:sz w:val="16"/>
          <w:szCs w:val="16"/>
        </w:rPr>
      </w:pPr>
    </w:p>
    <w:p w14:paraId="343C63B3" w14:textId="1444343D" w:rsidR="0034671F" w:rsidRPr="00994367" w:rsidRDefault="00E37B88" w:rsidP="0071560C">
      <w:pPr>
        <w:pStyle w:val="xmsonormal"/>
        <w:spacing w:before="0" w:beforeAutospacing="0" w:after="0" w:afterAutospacing="0"/>
        <w:rPr>
          <w:color w:val="212121"/>
        </w:rPr>
      </w:pPr>
      <w:r w:rsidRPr="00994367">
        <w:rPr>
          <w:color w:val="212121"/>
          <w:u w:val="single"/>
        </w:rPr>
        <w:t>A</w:t>
      </w:r>
      <w:r w:rsidR="0034671F" w:rsidRPr="00994367">
        <w:rPr>
          <w:color w:val="212121"/>
          <w:u w:val="single"/>
        </w:rPr>
        <w:t>coustic data</w:t>
      </w:r>
    </w:p>
    <w:p w14:paraId="344C8D3B" w14:textId="77777777" w:rsidR="007F773B" w:rsidRPr="002F509B" w:rsidRDefault="007F773B" w:rsidP="0071560C">
      <w:pPr>
        <w:pStyle w:val="xmsonormal"/>
        <w:spacing w:before="0" w:beforeAutospacing="0" w:after="0" w:afterAutospacing="0"/>
        <w:rPr>
          <w:color w:val="212121"/>
          <w:sz w:val="12"/>
          <w:szCs w:val="12"/>
        </w:rPr>
      </w:pPr>
    </w:p>
    <w:p w14:paraId="3AEB9E9A" w14:textId="7ABDB503" w:rsidR="007F773B" w:rsidRDefault="00E37B88" w:rsidP="007F773B">
      <w:pPr>
        <w:pStyle w:val="xmsonormal"/>
        <w:spacing w:before="0" w:beforeAutospacing="0" w:after="0" w:afterAutospacing="0"/>
        <w:rPr>
          <w:color w:val="212121"/>
        </w:rPr>
      </w:pPr>
      <w:r w:rsidRPr="00994367">
        <w:rPr>
          <w:i/>
          <w:iCs/>
          <w:color w:val="212121"/>
        </w:rPr>
        <w:t>Passive acoustic data</w:t>
      </w:r>
      <w:r w:rsidRPr="00994367">
        <w:rPr>
          <w:color w:val="212121"/>
        </w:rPr>
        <w:t xml:space="preserve">: </w:t>
      </w:r>
      <w:r w:rsidR="007F773B" w:rsidRPr="00994367">
        <w:rPr>
          <w:color w:val="212121"/>
        </w:rPr>
        <w:t xml:space="preserve">The passive acoustic data </w:t>
      </w:r>
      <w:r w:rsidR="00953335" w:rsidRPr="00994367">
        <w:rPr>
          <w:color w:val="212121"/>
        </w:rPr>
        <w:t xml:space="preserve">and the status of data </w:t>
      </w:r>
      <w:r w:rsidR="00994367" w:rsidRPr="00994367">
        <w:rPr>
          <w:color w:val="212121"/>
        </w:rPr>
        <w:t xml:space="preserve">retrieval and </w:t>
      </w:r>
      <w:r w:rsidR="00953335" w:rsidRPr="00994367">
        <w:rPr>
          <w:color w:val="212121"/>
        </w:rPr>
        <w:t xml:space="preserve">processing </w:t>
      </w:r>
      <w:r w:rsidR="007F773B" w:rsidRPr="00994367">
        <w:rPr>
          <w:color w:val="212121"/>
        </w:rPr>
        <w:t xml:space="preserve">are summarized in the table below. </w:t>
      </w:r>
      <w:r w:rsidR="00994367" w:rsidRPr="00994367">
        <w:rPr>
          <w:color w:val="212121"/>
        </w:rPr>
        <w:t xml:space="preserve">Locations for marine mammal detections can be viewed on the links provided in the table below, and these are also openly accessible at </w:t>
      </w:r>
      <w:hyperlink r:id="rId33" w:history="1">
        <w:r w:rsidR="00994367" w:rsidRPr="00973243">
          <w:rPr>
            <w:rStyle w:val="Hyperlink"/>
            <w:color w:val="4472C4" w:themeColor="accent1"/>
          </w:rPr>
          <w:t>http://robots4whales.whoi.edu/</w:t>
        </w:r>
      </w:hyperlink>
      <w:r w:rsidR="00994367" w:rsidRPr="00994367">
        <w:rPr>
          <w:color w:val="212121"/>
        </w:rPr>
        <w:t>.</w:t>
      </w:r>
      <w:r w:rsidR="001D157E">
        <w:rPr>
          <w:color w:val="212121"/>
        </w:rPr>
        <w:t xml:space="preserve"> </w:t>
      </w:r>
    </w:p>
    <w:p w14:paraId="6F04E063" w14:textId="77777777" w:rsidR="009F5667" w:rsidRDefault="009F5667" w:rsidP="007F773B">
      <w:pPr>
        <w:pStyle w:val="xmsonormal"/>
        <w:spacing w:before="0" w:beforeAutospacing="0" w:after="0" w:afterAutospacing="0"/>
        <w:rPr>
          <w:color w:val="212121"/>
        </w:rPr>
      </w:pPr>
    </w:p>
    <w:p w14:paraId="7736C340" w14:textId="77777777" w:rsidR="009F5667" w:rsidRPr="00994367" w:rsidRDefault="009F5667" w:rsidP="007F773B">
      <w:pPr>
        <w:pStyle w:val="xmsonormal"/>
        <w:spacing w:before="0" w:beforeAutospacing="0" w:after="0" w:afterAutospacing="0"/>
        <w:rPr>
          <w:color w:val="212121"/>
        </w:rPr>
      </w:pPr>
    </w:p>
    <w:p w14:paraId="200CDA32" w14:textId="77777777" w:rsidR="00994367" w:rsidRPr="002C68DD" w:rsidRDefault="00994367" w:rsidP="007F773B">
      <w:pPr>
        <w:pStyle w:val="xmsonormal"/>
        <w:spacing w:before="0" w:beforeAutospacing="0" w:after="0" w:afterAutospacing="0"/>
        <w:rPr>
          <w:color w:val="212121"/>
          <w:sz w:val="10"/>
          <w:szCs w:val="10"/>
        </w:rPr>
      </w:pPr>
    </w:p>
    <w:tbl>
      <w:tblPr>
        <w:tblStyle w:val="TableGrid"/>
        <w:tblW w:w="9445" w:type="dxa"/>
        <w:tblLook w:val="04A0" w:firstRow="1" w:lastRow="0" w:firstColumn="1" w:lastColumn="0" w:noHBand="0" w:noVBand="1"/>
      </w:tblPr>
      <w:tblGrid>
        <w:gridCol w:w="2515"/>
        <w:gridCol w:w="4140"/>
        <w:gridCol w:w="2790"/>
      </w:tblGrid>
      <w:tr w:rsidR="00994367" w:rsidRPr="00601887" w14:paraId="54F2110C" w14:textId="77777777" w:rsidTr="002C68DD">
        <w:tc>
          <w:tcPr>
            <w:tcW w:w="2515" w:type="dxa"/>
          </w:tcPr>
          <w:p w14:paraId="265FBAB7"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lastRenderedPageBreak/>
              <w:t>Deployment/glider name</w:t>
            </w:r>
          </w:p>
        </w:tc>
        <w:tc>
          <w:tcPr>
            <w:tcW w:w="4140" w:type="dxa"/>
          </w:tcPr>
          <w:p w14:paraId="418ACAC2"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Vemco detection data info and/or status</w:t>
            </w:r>
          </w:p>
        </w:tc>
        <w:tc>
          <w:tcPr>
            <w:tcW w:w="2790" w:type="dxa"/>
          </w:tcPr>
          <w:p w14:paraId="04914ADF"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DMON detection data info and status</w:t>
            </w:r>
          </w:p>
        </w:tc>
      </w:tr>
      <w:tr w:rsidR="00994367" w:rsidRPr="00601887" w14:paraId="333FA1DB" w14:textId="77777777" w:rsidTr="00D652B9">
        <w:tc>
          <w:tcPr>
            <w:tcW w:w="9445" w:type="dxa"/>
            <w:gridSpan w:val="3"/>
          </w:tcPr>
          <w:p w14:paraId="6584D080"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Spring 2023 paired</w:t>
            </w:r>
          </w:p>
        </w:tc>
      </w:tr>
      <w:tr w:rsidR="00994367" w:rsidRPr="00601887" w14:paraId="35B58697" w14:textId="77777777" w:rsidTr="002C68DD">
        <w:tc>
          <w:tcPr>
            <w:tcW w:w="2515" w:type="dxa"/>
          </w:tcPr>
          <w:p w14:paraId="2B3122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1712EC4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vemco detections</w:t>
            </w:r>
          </w:p>
        </w:tc>
        <w:tc>
          <w:tcPr>
            <w:tcW w:w="2790" w:type="dxa"/>
          </w:tcPr>
          <w:p w14:paraId="4BFFF70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66E7FB76" w14:textId="77777777" w:rsidTr="002C68DD">
        <w:tc>
          <w:tcPr>
            <w:tcW w:w="2515" w:type="dxa"/>
          </w:tcPr>
          <w:p w14:paraId="0FF912A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ru41</w:t>
            </w:r>
          </w:p>
        </w:tc>
        <w:tc>
          <w:tcPr>
            <w:tcW w:w="4140" w:type="dxa"/>
          </w:tcPr>
          <w:p w14:paraId="614DEC5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vemco detections</w:t>
            </w:r>
          </w:p>
        </w:tc>
        <w:tc>
          <w:tcPr>
            <w:tcW w:w="2790" w:type="dxa"/>
          </w:tcPr>
          <w:p w14:paraId="05714EC8" w14:textId="10AC9C10" w:rsidR="00994367" w:rsidRPr="00601887" w:rsidRDefault="00994367" w:rsidP="00601887">
            <w:pPr>
              <w:rPr>
                <w:rFonts w:cstheme="minorHAnsi"/>
                <w:color w:val="212121"/>
                <w:sz w:val="16"/>
                <w:szCs w:val="16"/>
              </w:rPr>
            </w:pPr>
            <w:r w:rsidRPr="00601887">
              <w:rPr>
                <w:rFonts w:cstheme="minorHAnsi"/>
                <w:color w:val="212121"/>
                <w:sz w:val="16"/>
                <w:szCs w:val="16"/>
              </w:rPr>
              <w:t xml:space="preserve">3 humpback </w:t>
            </w:r>
            <w:r>
              <w:fldChar w:fldCharType="begin"/>
            </w:r>
            <w:ins w:id="118" w:author="Laura Nazzaro" w:date="2025-02-07T22:51:00Z" w16du:dateUtc="2025-02-08T03:51:00Z">
              <w:r w:rsidR="004E0717">
                <w:instrText>HYPERLINK "http://dcs.whoi.edu/rutgers0423/rutgers0423_ru41.shtml"</w:instrText>
              </w:r>
            </w:ins>
            <w:del w:id="119" w:author="Laura Nazzaro" w:date="2025-02-07T22:51:00Z" w16du:dateUtc="2025-02-08T03:51:00Z">
              <w:r w:rsidDel="004E0717">
                <w:delInstrText>HYPERLINK "http://robots4whales.whoi.edu/rutgers0423/rutgers0423_ru41.shtml"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tc>
      </w:tr>
      <w:tr w:rsidR="00994367" w:rsidRPr="00601887" w14:paraId="5674834D" w14:textId="77777777" w:rsidTr="00D652B9">
        <w:tc>
          <w:tcPr>
            <w:tcW w:w="9445" w:type="dxa"/>
            <w:gridSpan w:val="3"/>
          </w:tcPr>
          <w:p w14:paraId="6CA6CF88"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summer (June/July) 2023 gap fill</w:t>
            </w:r>
          </w:p>
        </w:tc>
      </w:tr>
      <w:tr w:rsidR="00994367" w:rsidRPr="00601887" w14:paraId="4E2DBA0A" w14:textId="77777777" w:rsidTr="002C68DD">
        <w:tc>
          <w:tcPr>
            <w:tcW w:w="2515" w:type="dxa"/>
          </w:tcPr>
          <w:p w14:paraId="4EDDF438"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EEDA9E" w14:textId="50BDE8DE"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 detections from 8 unique tags registered in the MATOS database, 25 detections from 2 unique tags not registered in the MATOS database</w:t>
            </w:r>
          </w:p>
        </w:tc>
        <w:tc>
          <w:tcPr>
            <w:tcW w:w="2790" w:type="dxa"/>
          </w:tcPr>
          <w:p w14:paraId="6D45A3CE" w14:textId="71C72183" w:rsidR="00994367" w:rsidRPr="00601887" w:rsidRDefault="00994367" w:rsidP="00601887">
            <w:pPr>
              <w:rPr>
                <w:rFonts w:cstheme="minorHAnsi"/>
                <w:color w:val="212121"/>
                <w:sz w:val="16"/>
                <w:szCs w:val="16"/>
              </w:rPr>
            </w:pPr>
            <w:r w:rsidRPr="00601887">
              <w:rPr>
                <w:rFonts w:cstheme="minorHAnsi"/>
                <w:color w:val="212121"/>
                <w:sz w:val="16"/>
                <w:szCs w:val="16"/>
              </w:rPr>
              <w:t xml:space="preserve">2 fin whale </w:t>
            </w:r>
            <w:r>
              <w:fldChar w:fldCharType="begin"/>
            </w:r>
            <w:ins w:id="120" w:author="Laura Nazzaro" w:date="2025-02-07T22:51:00Z" w16du:dateUtc="2025-02-08T03:51:00Z">
              <w:r w:rsidR="004E0717">
                <w:instrText>HYPERLINK "http://dcs.whoi.edu/rutgers0623/rutgers0623_ru40.shtml"</w:instrText>
              </w:r>
            </w:ins>
            <w:del w:id="121" w:author="Laura Nazzaro" w:date="2025-02-07T22:51:00Z" w16du:dateUtc="2025-02-08T03:51:00Z">
              <w:r w:rsidDel="004E0717">
                <w:delInstrText>HYPERLINK "http://robots4whales.whoi.edu/rutgers0623/rutgers0623_ru40.shtml"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p w14:paraId="23AA0FD2"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7A3778F6" w14:textId="77777777" w:rsidTr="00D652B9">
        <w:tc>
          <w:tcPr>
            <w:tcW w:w="9445" w:type="dxa"/>
            <w:gridSpan w:val="3"/>
          </w:tcPr>
          <w:p w14:paraId="4B46E7CD"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Summer 2023 paired</w:t>
            </w:r>
          </w:p>
        </w:tc>
      </w:tr>
      <w:tr w:rsidR="00994367" w:rsidRPr="00601887" w14:paraId="0C9C019D" w14:textId="77777777" w:rsidTr="002C68DD">
        <w:tc>
          <w:tcPr>
            <w:tcW w:w="2515" w:type="dxa"/>
          </w:tcPr>
          <w:p w14:paraId="3D287F3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55A60307" w14:textId="5FD3D3C2"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26 detections from 5 unique tags registered in the MATOS database, 8 detections from 1 unique tag not registered in the MATOS database</w:t>
            </w:r>
          </w:p>
        </w:tc>
        <w:tc>
          <w:tcPr>
            <w:tcW w:w="2790" w:type="dxa"/>
          </w:tcPr>
          <w:p w14:paraId="5CCF0267"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5C41B13D" w14:textId="77777777" w:rsidTr="002C68DD">
        <w:tc>
          <w:tcPr>
            <w:tcW w:w="2515" w:type="dxa"/>
          </w:tcPr>
          <w:p w14:paraId="57F68F7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28EBBC1A" w14:textId="21183834"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71 detections from 11 unique tags registered in the MATOS database, 11 detections from 3 unique tags not registered in the MATOS database</w:t>
            </w:r>
          </w:p>
        </w:tc>
        <w:tc>
          <w:tcPr>
            <w:tcW w:w="2790" w:type="dxa"/>
          </w:tcPr>
          <w:p w14:paraId="769BF76D" w14:textId="15E5D1CC" w:rsidR="00994367" w:rsidRPr="00601887" w:rsidRDefault="00994367" w:rsidP="00601887">
            <w:pPr>
              <w:rPr>
                <w:rFonts w:cstheme="minorHAnsi"/>
                <w:color w:val="212121"/>
                <w:sz w:val="16"/>
                <w:szCs w:val="16"/>
              </w:rPr>
            </w:pPr>
            <w:r w:rsidRPr="00601887">
              <w:rPr>
                <w:rFonts w:cstheme="minorHAnsi"/>
                <w:color w:val="212121"/>
                <w:sz w:val="16"/>
                <w:szCs w:val="16"/>
              </w:rPr>
              <w:t xml:space="preserve">18 fin whale </w:t>
            </w:r>
            <w:r>
              <w:fldChar w:fldCharType="begin"/>
            </w:r>
            <w:ins w:id="122" w:author="Laura Nazzaro" w:date="2025-02-07T22:51:00Z" w16du:dateUtc="2025-02-08T03:51:00Z">
              <w:r w:rsidR="004E0717">
                <w:instrText>HYPERLINK "http://dcs.whoi.edu/rutgers0823/rutgers0823_ru40.shtml"</w:instrText>
              </w:r>
            </w:ins>
            <w:del w:id="123" w:author="Laura Nazzaro" w:date="2025-02-07T22:51:00Z" w16du:dateUtc="2025-02-08T03:51:00Z">
              <w:r w:rsidDel="004E0717">
                <w:delInstrText>HYPERLINK "http://robots4whales.whoi.edu/rutgers0823/rutgers0823_ru40.shtml"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p w14:paraId="5870037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35AB5D67" w14:textId="77777777" w:rsidTr="00D652B9">
        <w:tc>
          <w:tcPr>
            <w:tcW w:w="9445" w:type="dxa"/>
            <w:gridSpan w:val="3"/>
          </w:tcPr>
          <w:p w14:paraId="5F395629"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fall (September/October) 2023 gap-fill</w:t>
            </w:r>
          </w:p>
        </w:tc>
      </w:tr>
      <w:tr w:rsidR="00994367" w:rsidRPr="00601887" w14:paraId="35FF5511" w14:textId="77777777" w:rsidTr="002C68DD">
        <w:tc>
          <w:tcPr>
            <w:tcW w:w="2515" w:type="dxa"/>
          </w:tcPr>
          <w:p w14:paraId="0A2B119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ru34</w:t>
            </w:r>
          </w:p>
        </w:tc>
        <w:tc>
          <w:tcPr>
            <w:tcW w:w="4140" w:type="dxa"/>
          </w:tcPr>
          <w:p w14:paraId="314E60D0" w14:textId="04F7D4AB"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849 detections from 46 tags (preliminary</w:t>
            </w:r>
            <w:r w:rsidR="00AA4375" w:rsidRPr="00601887">
              <w:rPr>
                <w:rFonts w:asciiTheme="minorHAnsi" w:hAnsiTheme="minorHAnsi" w:cstheme="minorHAnsi"/>
                <w:color w:val="212121"/>
                <w:sz w:val="16"/>
                <w:szCs w:val="16"/>
              </w:rPr>
              <w:t xml:space="preserve"> from Rx-Live</w:t>
            </w:r>
            <w:r w:rsidRPr="00601887">
              <w:rPr>
                <w:rFonts w:asciiTheme="minorHAnsi" w:hAnsiTheme="minorHAnsi" w:cstheme="minorHAnsi"/>
                <w:color w:val="212121"/>
                <w:sz w:val="16"/>
                <w:szCs w:val="16"/>
              </w:rPr>
              <w:t xml:space="preserve">), official results and contact points waiting on </w:t>
            </w:r>
            <w:del w:id="124" w:author="Laura Nazzaro" w:date="2025-02-07T22:45:00Z" w16du:dateUtc="2025-02-08T03:45:00Z">
              <w:r w:rsidRPr="00601887" w:rsidDel="004E0717">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w:t>
            </w:r>
            <w:ins w:id="125" w:author="Laura Nazzaro" w:date="2025-02-07T22:45:00Z" w16du:dateUtc="2025-02-08T03:45:00Z">
              <w:r w:rsidR="004E0717">
                <w:rPr>
                  <w:rFonts w:asciiTheme="minorHAnsi" w:hAnsiTheme="minorHAnsi" w:cstheme="minorHAnsi"/>
                  <w:color w:val="212121"/>
                  <w:sz w:val="16"/>
                  <w:szCs w:val="16"/>
                </w:rPr>
                <w:t xml:space="preserve"> (in progress)</w:t>
              </w:r>
            </w:ins>
          </w:p>
        </w:tc>
        <w:tc>
          <w:tcPr>
            <w:tcW w:w="2790" w:type="dxa"/>
          </w:tcPr>
          <w:p w14:paraId="26E4E3A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DMON swapped for pH to continue monitoring dissolved oxygen and pH</w:t>
            </w:r>
          </w:p>
        </w:tc>
      </w:tr>
      <w:tr w:rsidR="00994367" w:rsidRPr="00601887" w14:paraId="07E7F9F4" w14:textId="77777777" w:rsidTr="00D652B9">
        <w:tc>
          <w:tcPr>
            <w:tcW w:w="9445" w:type="dxa"/>
            <w:gridSpan w:val="3"/>
          </w:tcPr>
          <w:p w14:paraId="1F6F3243" w14:textId="4DEA119F"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Fall 2023 paired</w:t>
            </w:r>
          </w:p>
        </w:tc>
      </w:tr>
      <w:tr w:rsidR="00994367" w:rsidRPr="00601887" w14:paraId="21993EA0" w14:textId="77777777" w:rsidTr="002C68DD">
        <w:tc>
          <w:tcPr>
            <w:tcW w:w="2515" w:type="dxa"/>
          </w:tcPr>
          <w:p w14:paraId="696CAF4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098DF684" w14:textId="30AFD5C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13 detections from 3 unique tags registered in MATOS database, 44 detections from 11 unique tags not registered in MATOS database</w:t>
            </w:r>
          </w:p>
        </w:tc>
        <w:tc>
          <w:tcPr>
            <w:tcW w:w="2790" w:type="dxa"/>
          </w:tcPr>
          <w:p w14:paraId="2636DBC1"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00F621F2" w14:textId="77777777" w:rsidTr="002C68DD">
        <w:tc>
          <w:tcPr>
            <w:tcW w:w="2515" w:type="dxa"/>
          </w:tcPr>
          <w:p w14:paraId="0F044C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052109" w14:textId="423B5793"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56 detections from 12 tags (preliminary from Rx-Live), </w:t>
            </w:r>
            <w:r w:rsidR="00994367" w:rsidRPr="00601887">
              <w:rPr>
                <w:rFonts w:asciiTheme="minorHAnsi" w:hAnsiTheme="minorHAnsi" w:cstheme="minorHAnsi"/>
                <w:color w:val="212121"/>
                <w:sz w:val="16"/>
                <w:szCs w:val="16"/>
              </w:rPr>
              <w:t xml:space="preserve">official results and contact points waiting on </w:t>
            </w:r>
            <w:del w:id="126" w:author="Laura Nazzaro" w:date="2025-02-07T22:45:00Z" w16du:dateUtc="2025-02-08T03:45:00Z">
              <w:r w:rsidR="00994367" w:rsidRPr="00601887" w:rsidDel="004E0717">
                <w:rPr>
                  <w:rFonts w:asciiTheme="minorHAnsi" w:hAnsiTheme="minorHAnsi" w:cstheme="minorHAnsi"/>
                  <w:color w:val="212121"/>
                  <w:sz w:val="16"/>
                  <w:szCs w:val="16"/>
                </w:rPr>
                <w:delText xml:space="preserve">next </w:delText>
              </w:r>
            </w:del>
            <w:r w:rsidR="00994367" w:rsidRPr="00601887">
              <w:rPr>
                <w:rFonts w:asciiTheme="minorHAnsi" w:hAnsiTheme="minorHAnsi" w:cstheme="minorHAnsi"/>
                <w:color w:val="212121"/>
                <w:sz w:val="16"/>
                <w:szCs w:val="16"/>
              </w:rPr>
              <w:t>MATOS data push</w:t>
            </w:r>
            <w:ins w:id="127" w:author="Laura Nazzaro" w:date="2025-02-07T22:45:00Z" w16du:dateUtc="2025-02-08T03:45:00Z">
              <w:r w:rsidR="004E0717">
                <w:rPr>
                  <w:rFonts w:asciiTheme="minorHAnsi" w:hAnsiTheme="minorHAnsi" w:cstheme="minorHAnsi"/>
                  <w:color w:val="212121"/>
                  <w:sz w:val="16"/>
                  <w:szCs w:val="16"/>
                </w:rPr>
                <w:t xml:space="preserve"> (in progress)</w:t>
              </w:r>
            </w:ins>
          </w:p>
        </w:tc>
        <w:tc>
          <w:tcPr>
            <w:tcW w:w="2790" w:type="dxa"/>
          </w:tcPr>
          <w:p w14:paraId="66D127F0" w14:textId="5AABA8EF" w:rsidR="00994367" w:rsidRPr="00601887" w:rsidRDefault="00C43310" w:rsidP="00601887">
            <w:pPr>
              <w:rPr>
                <w:rFonts w:cstheme="minorHAnsi"/>
                <w:color w:val="212121"/>
                <w:sz w:val="16"/>
                <w:szCs w:val="16"/>
              </w:rPr>
            </w:pPr>
            <w:r w:rsidRPr="00601887">
              <w:rPr>
                <w:rFonts w:cstheme="minorHAnsi"/>
                <w:color w:val="212121"/>
                <w:sz w:val="16"/>
                <w:szCs w:val="16"/>
              </w:rPr>
              <w:t>15 total whale </w:t>
            </w:r>
            <w:r>
              <w:fldChar w:fldCharType="begin"/>
            </w:r>
            <w:ins w:id="128" w:author="Laura Nazzaro" w:date="2025-02-07T22:50:00Z" w16du:dateUtc="2025-02-08T03:50:00Z">
              <w:r w:rsidR="004E0717">
                <w:instrText>HYPERLINK "https://dcs.whoi.edu/rutgers1123/rutgers1123_ru40.shtml" \o "Original URL: http://dcs.whoi.edu/rutgers1123/rutgers1123_ru40.shtml  Click to follow link."</w:instrText>
              </w:r>
            </w:ins>
            <w:del w:id="129" w:author="Laura Nazzaro" w:date="2025-02-07T22:50:00Z" w16du:dateUtc="2025-02-08T03:50:00Z">
              <w:r w:rsidDel="004E0717">
                <w:delInstrText>HYPERLINK "https://nam02.safelinks.protection.outlook.com/?url=http%3A%2F%2Fdcs.whoi.edu%2Frutgers1123%2Frutgers1123_ru40.shtml&amp;data=05%7C02%7Csaba%40marine.rutgers.edu%7Cc4a6dfb99cce4261095a08dc583ed9c3%7Cb92d2b234d35447093ff69aca6632ffe%7C1%7C0%7C638482274161529395%7CUnknown%7CTWFpbGZsb3d8eyJWIjoiMC4wLjAwMDAiLCJQIjoiV2luMzIiLCJBTiI6Ik1haWwiLCJXVCI6Mn0%3D%7C0%7C%7C%7C&amp;sdata=uJnsWyXZGAWJxV1v1%2BINagUY4PNYKvemCvIwSQueAjk%3D&amp;reserved=0" \o "Original URL: http://dcs.whoi.edu/rutgers1123/rutgers1123_ru40.shtml  Click to follow link."</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r w:rsidRPr="00601887">
              <w:rPr>
                <w:rFonts w:cstheme="minorHAnsi"/>
                <w:color w:val="212121"/>
                <w:sz w:val="16"/>
                <w:szCs w:val="16"/>
              </w:rPr>
              <w:t> including fin whales (11 detection days), humpback whales (2 detection days), and North Atlantic right whales (NARW, 5 detection days). *Note: Due to the detection of NARW presence from this glider, NOAA Fisheries triggered a voluntary </w:t>
            </w:r>
            <w:hyperlink r:id="rId34" w:tooltip="Original URL:&#10;https://www.fisheries.noaa.gov/feature-story/help-endangered-whales-slow-down-slow-zones&#10;&#10;Click to follow link." w:history="1">
              <w:r w:rsidRPr="00973243">
                <w:rPr>
                  <w:rStyle w:val="Hyperlink"/>
                  <w:rFonts w:cstheme="minorHAnsi"/>
                  <w:color w:val="4472C4" w:themeColor="accent1"/>
                  <w:sz w:val="16"/>
                  <w:szCs w:val="16"/>
                </w:rPr>
                <w:t>Right Whale Slow Zone</w:t>
              </w:r>
            </w:hyperlink>
            <w:r w:rsidRPr="00601887">
              <w:rPr>
                <w:rStyle w:val="apple-converted-space"/>
                <w:rFonts w:cstheme="minorHAnsi"/>
                <w:color w:val="212121"/>
                <w:sz w:val="16"/>
                <w:szCs w:val="16"/>
              </w:rPr>
              <w:t> </w:t>
            </w:r>
            <w:r w:rsidRPr="00601887">
              <w:rPr>
                <w:rFonts w:cstheme="minorHAnsi"/>
                <w:color w:val="212121"/>
                <w:sz w:val="16"/>
                <w:szCs w:val="16"/>
              </w:rPr>
              <w:t>in the detection area that started on 11/17 and was effective until 12/2.</w:t>
            </w:r>
          </w:p>
        </w:tc>
      </w:tr>
      <w:tr w:rsidR="00C43310" w:rsidRPr="00601887" w14:paraId="1F16BFD8" w14:textId="77777777" w:rsidTr="00833A96">
        <w:tc>
          <w:tcPr>
            <w:tcW w:w="9445" w:type="dxa"/>
            <w:gridSpan w:val="3"/>
          </w:tcPr>
          <w:p w14:paraId="5D4E476B" w14:textId="25539AB4" w:rsidR="00C43310" w:rsidRPr="00601887" w:rsidRDefault="00C43310" w:rsidP="00601887">
            <w:pPr>
              <w:rPr>
                <w:rFonts w:cstheme="minorHAnsi"/>
                <w:color w:val="212121"/>
                <w:sz w:val="16"/>
                <w:szCs w:val="16"/>
              </w:rPr>
            </w:pPr>
            <w:r w:rsidRPr="00601887">
              <w:rPr>
                <w:rFonts w:cstheme="minorHAnsi"/>
                <w:i/>
                <w:iCs/>
                <w:color w:val="212121"/>
                <w:sz w:val="16"/>
                <w:szCs w:val="16"/>
              </w:rPr>
              <w:t>Winter 2024 paired</w:t>
            </w:r>
          </w:p>
        </w:tc>
      </w:tr>
      <w:tr w:rsidR="00C43310" w:rsidRPr="00601887" w14:paraId="1AF400FD" w14:textId="77777777" w:rsidTr="002C68DD">
        <w:tc>
          <w:tcPr>
            <w:tcW w:w="2515" w:type="dxa"/>
          </w:tcPr>
          <w:p w14:paraId="565EE50C" w14:textId="50BDE23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ru39</w:t>
            </w:r>
          </w:p>
        </w:tc>
        <w:tc>
          <w:tcPr>
            <w:tcW w:w="4140" w:type="dxa"/>
          </w:tcPr>
          <w:p w14:paraId="1185E37D" w14:textId="21C33473" w:rsidR="00C43310"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18 detections from 4 tags not registered in MATOS database</w:t>
            </w:r>
          </w:p>
        </w:tc>
        <w:tc>
          <w:tcPr>
            <w:tcW w:w="2790" w:type="dxa"/>
          </w:tcPr>
          <w:p w14:paraId="5874FBFD" w14:textId="58F5F198" w:rsidR="00C43310" w:rsidRPr="00601887" w:rsidRDefault="00C43310" w:rsidP="00601887">
            <w:pPr>
              <w:rPr>
                <w:rFonts w:cstheme="minorHAnsi"/>
                <w:color w:val="212121"/>
                <w:sz w:val="16"/>
                <w:szCs w:val="16"/>
              </w:rPr>
            </w:pPr>
            <w:r w:rsidRPr="00601887">
              <w:rPr>
                <w:rFonts w:cstheme="minorHAnsi"/>
                <w:color w:val="212121"/>
                <w:sz w:val="16"/>
                <w:szCs w:val="16"/>
              </w:rPr>
              <w:t>N/A. No DMON sensor.</w:t>
            </w:r>
          </w:p>
        </w:tc>
      </w:tr>
      <w:tr w:rsidR="00C43310" w:rsidRPr="00601887" w14:paraId="1BC7F862" w14:textId="77777777" w:rsidTr="002C68DD">
        <w:tc>
          <w:tcPr>
            <w:tcW w:w="2515" w:type="dxa"/>
          </w:tcPr>
          <w:p w14:paraId="6B88958E" w14:textId="0F2A74CA"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ru40</w:t>
            </w:r>
          </w:p>
        </w:tc>
        <w:tc>
          <w:tcPr>
            <w:tcW w:w="4140" w:type="dxa"/>
          </w:tcPr>
          <w:p w14:paraId="71DE590D" w14:textId="02E6FA7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140 detections from 12 tags (preliminary from Rx-Live), official results and contact points waiting for </w:t>
            </w:r>
            <w:del w:id="130" w:author="Laura Nazzaro" w:date="2025-02-07T22:43:00Z" w16du:dateUtc="2025-02-08T03:43:00Z">
              <w:r w:rsidRPr="00601887" w:rsidDel="0009664F">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w:t>
            </w:r>
            <w:ins w:id="131" w:author="Laura Nazzaro" w:date="2025-02-07T22:43:00Z" w16du:dateUtc="2025-02-08T03:43:00Z">
              <w:r w:rsidR="0009664F">
                <w:rPr>
                  <w:rFonts w:asciiTheme="minorHAnsi" w:hAnsiTheme="minorHAnsi" w:cstheme="minorHAnsi"/>
                  <w:color w:val="212121"/>
                  <w:sz w:val="16"/>
                  <w:szCs w:val="16"/>
                </w:rPr>
                <w:t xml:space="preserve"> (in progress)</w:t>
              </w:r>
            </w:ins>
          </w:p>
        </w:tc>
        <w:tc>
          <w:tcPr>
            <w:tcW w:w="2790" w:type="dxa"/>
          </w:tcPr>
          <w:p w14:paraId="7A0B3A49" w14:textId="6ACF1AAF" w:rsidR="00C43310" w:rsidRPr="00601887" w:rsidRDefault="00C43310" w:rsidP="00601887">
            <w:pPr>
              <w:rPr>
                <w:rFonts w:cstheme="minorHAnsi"/>
                <w:color w:val="212121"/>
                <w:sz w:val="16"/>
                <w:szCs w:val="16"/>
              </w:rPr>
            </w:pPr>
            <w:r w:rsidRPr="00601887">
              <w:rPr>
                <w:rFonts w:cstheme="minorHAnsi"/>
                <w:color w:val="212121"/>
                <w:sz w:val="16"/>
                <w:szCs w:val="16"/>
              </w:rPr>
              <w:t>24 total whale</w:t>
            </w:r>
            <w:r w:rsidRPr="00601887">
              <w:rPr>
                <w:rStyle w:val="apple-converted-space"/>
                <w:rFonts w:cstheme="minorHAnsi"/>
                <w:color w:val="212121"/>
                <w:sz w:val="16"/>
                <w:szCs w:val="16"/>
              </w:rPr>
              <w:t> </w:t>
            </w:r>
            <w:hyperlink r:id="rId35" w:tooltip="Original URL:&#10;https://dcs.whoi.edu/rutgers2402/rutgers2402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xml:space="preserve"> including sei whales (1 detection day), fin whales (19 detection days), and humpback whales (16 detection days).</w:t>
            </w:r>
          </w:p>
        </w:tc>
      </w:tr>
      <w:tr w:rsidR="005C3955" w:rsidRPr="00601887" w14:paraId="19E51AD1" w14:textId="77777777" w:rsidTr="00BB69D0">
        <w:tc>
          <w:tcPr>
            <w:tcW w:w="9445" w:type="dxa"/>
            <w:gridSpan w:val="3"/>
          </w:tcPr>
          <w:p w14:paraId="3D6D01A6" w14:textId="14A4F1A1" w:rsidR="005C3955" w:rsidRPr="00136BB7" w:rsidRDefault="005C3955" w:rsidP="00601887">
            <w:pPr>
              <w:rPr>
                <w:rFonts w:cstheme="minorHAnsi"/>
                <w:i/>
                <w:iCs/>
                <w:color w:val="212121"/>
                <w:sz w:val="16"/>
                <w:szCs w:val="16"/>
              </w:rPr>
            </w:pPr>
            <w:r w:rsidRPr="00136BB7">
              <w:rPr>
                <w:rFonts w:cstheme="minorHAnsi"/>
                <w:i/>
                <w:iCs/>
                <w:color w:val="212121"/>
                <w:sz w:val="16"/>
                <w:szCs w:val="16"/>
              </w:rPr>
              <w:t>Spring 2024 paired</w:t>
            </w:r>
          </w:p>
        </w:tc>
      </w:tr>
      <w:tr w:rsidR="005C3955" w:rsidRPr="00601887" w14:paraId="3C4B1AE9" w14:textId="77777777" w:rsidTr="002C68DD">
        <w:tc>
          <w:tcPr>
            <w:tcW w:w="2515" w:type="dxa"/>
          </w:tcPr>
          <w:p w14:paraId="49204365" w14:textId="2B00AD3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75C65E51" w14:textId="73C28518"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ins w:id="132" w:author="Laura Nazzaro" w:date="2025-02-07T22:43:00Z" w16du:dateUtc="2025-02-08T03:43:00Z">
              <w:r>
                <w:rPr>
                  <w:rFonts w:asciiTheme="minorHAnsi" w:hAnsiTheme="minorHAnsi" w:cstheme="minorHAnsi"/>
                  <w:color w:val="212121"/>
                  <w:sz w:val="16"/>
                  <w:szCs w:val="16"/>
                </w:rPr>
                <w:t xml:space="preserve">5 detections from 2 unique tags registered in MATOS database, plus </w:t>
              </w:r>
            </w:ins>
            <w:ins w:id="133" w:author="Laura Nazzaro" w:date="2025-02-07T22:44:00Z" w16du:dateUtc="2025-02-08T03:44:00Z">
              <w:r>
                <w:rPr>
                  <w:rFonts w:asciiTheme="minorHAnsi" w:hAnsiTheme="minorHAnsi" w:cstheme="minorHAnsi"/>
                  <w:color w:val="212121"/>
                  <w:sz w:val="16"/>
                  <w:szCs w:val="16"/>
                </w:rPr>
                <w:t>165</w:t>
              </w:r>
            </w:ins>
            <w:ins w:id="134" w:author="Laura Nazzaro" w:date="2025-02-07T22:43:00Z" w16du:dateUtc="2025-02-08T03:43:00Z">
              <w:r>
                <w:rPr>
                  <w:rFonts w:asciiTheme="minorHAnsi" w:hAnsiTheme="minorHAnsi" w:cstheme="minorHAnsi"/>
                  <w:color w:val="212121"/>
                  <w:sz w:val="16"/>
                  <w:szCs w:val="16"/>
                </w:rPr>
                <w:t xml:space="preserve"> detections from </w:t>
              </w:r>
            </w:ins>
            <w:ins w:id="135" w:author="Laura Nazzaro" w:date="2025-02-07T22:44:00Z" w16du:dateUtc="2025-02-08T03:44:00Z">
              <w:r>
                <w:rPr>
                  <w:rFonts w:asciiTheme="minorHAnsi" w:hAnsiTheme="minorHAnsi" w:cstheme="minorHAnsi"/>
                  <w:color w:val="212121"/>
                  <w:sz w:val="16"/>
                  <w:szCs w:val="16"/>
                </w:rPr>
                <w:t>8</w:t>
              </w:r>
            </w:ins>
            <w:ins w:id="136" w:author="Laura Nazzaro" w:date="2025-02-07T22:43:00Z" w16du:dateUtc="2025-02-08T03:43:00Z">
              <w:r>
                <w:rPr>
                  <w:rFonts w:asciiTheme="minorHAnsi" w:hAnsiTheme="minorHAnsi" w:cstheme="minorHAnsi"/>
                  <w:color w:val="212121"/>
                  <w:sz w:val="16"/>
                  <w:szCs w:val="16"/>
                </w:rPr>
                <w:t xml:space="preserve"> unique tags not registered in the MATOS database.</w:t>
              </w:r>
            </w:ins>
            <w:del w:id="137" w:author="Laura Nazzaro" w:date="2025-02-07T22:43:00Z" w16du:dateUtc="2025-02-08T03:43:00Z">
              <w:r w:rsidR="003B100F" w:rsidRPr="00601887" w:rsidDel="0009664F">
                <w:rPr>
                  <w:rFonts w:asciiTheme="minorHAnsi" w:hAnsiTheme="minorHAnsi" w:cstheme="minorHAnsi"/>
                  <w:color w:val="212121"/>
                  <w:sz w:val="16"/>
                  <w:szCs w:val="16"/>
                </w:rPr>
                <w:delText>No Rx-Live data. Awaiting VMT data from next MATOS data push (</w:delText>
              </w:r>
              <w:r w:rsidR="003B100F" w:rsidDel="0009664F">
                <w:rPr>
                  <w:rFonts w:asciiTheme="minorHAnsi" w:hAnsiTheme="minorHAnsi" w:cstheme="minorHAnsi"/>
                  <w:color w:val="212121"/>
                  <w:sz w:val="16"/>
                  <w:szCs w:val="16"/>
                </w:rPr>
                <w:delText>October)</w:delText>
              </w:r>
              <w:r w:rsidR="003B100F" w:rsidRPr="00601887" w:rsidDel="0009664F">
                <w:rPr>
                  <w:rFonts w:asciiTheme="minorHAnsi" w:hAnsiTheme="minorHAnsi" w:cstheme="minorHAnsi"/>
                  <w:color w:val="212121"/>
                  <w:sz w:val="16"/>
                  <w:szCs w:val="16"/>
                </w:rPr>
                <w:delText>.</w:delText>
              </w:r>
            </w:del>
          </w:p>
        </w:tc>
        <w:tc>
          <w:tcPr>
            <w:tcW w:w="2790" w:type="dxa"/>
          </w:tcPr>
          <w:p w14:paraId="561D4774" w14:textId="5DCD555B"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21E3AFB1" w14:textId="77777777" w:rsidTr="002C68DD">
        <w:tc>
          <w:tcPr>
            <w:tcW w:w="2515" w:type="dxa"/>
          </w:tcPr>
          <w:p w14:paraId="0CFFF8DD" w14:textId="25A70528"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913C1D8" w14:textId="77777777" w:rsidR="005C3955" w:rsidRDefault="005C3955" w:rsidP="00601887">
            <w:pPr>
              <w:pStyle w:val="xmsonormal"/>
              <w:spacing w:before="0" w:beforeAutospacing="0" w:after="0" w:afterAutospacing="0"/>
              <w:rPr>
                <w:rFonts w:asciiTheme="minorHAnsi" w:hAnsiTheme="minorHAnsi" w:cstheme="minorHAnsi"/>
                <w:color w:val="212121"/>
                <w:sz w:val="16"/>
                <w:szCs w:val="16"/>
              </w:rPr>
            </w:pPr>
          </w:p>
          <w:p w14:paraId="52FAF4ED" w14:textId="1E683C32" w:rsidR="003B100F" w:rsidRPr="003B100F" w:rsidRDefault="003B100F" w:rsidP="003B100F">
            <w:r>
              <w:rPr>
                <w:rFonts w:asciiTheme="minorHAnsi" w:hAnsiTheme="minorHAnsi" w:cstheme="minorHAnsi"/>
                <w:color w:val="212121"/>
                <w:sz w:val="16"/>
                <w:szCs w:val="16"/>
              </w:rPr>
              <w:t>372</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35</w:t>
            </w:r>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092FC3F" w14:textId="45988DD2" w:rsidR="005C3955" w:rsidRPr="00601887" w:rsidRDefault="005C3955" w:rsidP="00601887">
            <w:pPr>
              <w:rPr>
                <w:rFonts w:cstheme="minorHAnsi"/>
                <w:color w:val="212121"/>
                <w:sz w:val="16"/>
                <w:szCs w:val="16"/>
              </w:rPr>
            </w:pPr>
            <w:r>
              <w:rPr>
                <w:rFonts w:cstheme="minorHAnsi"/>
                <w:color w:val="212121"/>
                <w:sz w:val="16"/>
                <w:szCs w:val="16"/>
              </w:rPr>
              <w:t xml:space="preserve">22 total whale </w:t>
            </w:r>
            <w:r>
              <w:fldChar w:fldCharType="begin"/>
            </w:r>
            <w:ins w:id="138" w:author="Laura Nazzaro" w:date="2025-02-07T22:48:00Z" w16du:dateUtc="2025-02-08T03:48:00Z">
              <w:r w:rsidR="004E0717">
                <w:instrText>HYPERLINK "https://dcs.whoi.edu/rutgers2404/rutgers2404_ru40.shtml"</w:instrText>
              </w:r>
            </w:ins>
            <w:del w:id="139" w:author="Laura Nazzaro" w:date="2025-02-07T22:48:00Z" w16du:dateUtc="2025-02-08T03:48:00Z">
              <w:r w:rsidDel="004E0717">
                <w:delInstrText>HYPERLINK "https://robots4whales.whoi.edu/rutgers2404/rutgers2404_ru40.shtml"</w:delInstrText>
              </w:r>
            </w:del>
            <w:r>
              <w:fldChar w:fldCharType="separate"/>
            </w:r>
            <w:r w:rsidRPr="005C3955">
              <w:rPr>
                <w:rStyle w:val="Hyperlink"/>
                <w:rFonts w:cstheme="minorHAnsi"/>
                <w:sz w:val="16"/>
                <w:szCs w:val="16"/>
              </w:rPr>
              <w:t>detection days</w:t>
            </w:r>
            <w:r>
              <w:rPr>
                <w:rStyle w:val="Hyperlink"/>
                <w:rFonts w:cstheme="minorHAnsi"/>
                <w:sz w:val="16"/>
                <w:szCs w:val="16"/>
              </w:rPr>
              <w:fldChar w:fldCharType="end"/>
            </w:r>
            <w:r>
              <w:rPr>
                <w:rFonts w:cstheme="minorHAnsi"/>
                <w:color w:val="212121"/>
                <w:sz w:val="16"/>
                <w:szCs w:val="16"/>
              </w:rPr>
              <w:t>, including sei whales (12 detection days), fin whales (14 detection days), right whales (1 detection day), and humpback whales (22 detection days)</w:t>
            </w:r>
          </w:p>
        </w:tc>
      </w:tr>
      <w:tr w:rsidR="005C3955" w:rsidRPr="00601887" w14:paraId="25F9D1CA" w14:textId="77777777" w:rsidTr="001C60B7">
        <w:tc>
          <w:tcPr>
            <w:tcW w:w="9445" w:type="dxa"/>
            <w:gridSpan w:val="3"/>
          </w:tcPr>
          <w:p w14:paraId="6F36D798" w14:textId="53B3CEEF" w:rsidR="005C3955" w:rsidRPr="00136BB7" w:rsidRDefault="005C3955" w:rsidP="00601887">
            <w:pPr>
              <w:rPr>
                <w:rFonts w:cstheme="minorHAnsi"/>
                <w:i/>
                <w:iCs/>
                <w:color w:val="212121"/>
                <w:sz w:val="16"/>
                <w:szCs w:val="16"/>
              </w:rPr>
            </w:pPr>
            <w:r w:rsidRPr="00136BB7">
              <w:rPr>
                <w:rFonts w:cstheme="minorHAnsi"/>
                <w:i/>
                <w:iCs/>
                <w:color w:val="212121"/>
                <w:sz w:val="16"/>
                <w:szCs w:val="16"/>
              </w:rPr>
              <w:t>Early summer (June/July) 2024 gap-fill</w:t>
            </w:r>
          </w:p>
        </w:tc>
      </w:tr>
      <w:tr w:rsidR="005C3955" w:rsidRPr="00601887" w14:paraId="5D0C2681" w14:textId="77777777" w:rsidTr="002C68DD">
        <w:tc>
          <w:tcPr>
            <w:tcW w:w="2515" w:type="dxa"/>
          </w:tcPr>
          <w:p w14:paraId="4183E231" w14:textId="3780E562"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ru43</w:t>
            </w:r>
          </w:p>
        </w:tc>
        <w:tc>
          <w:tcPr>
            <w:tcW w:w="4140" w:type="dxa"/>
          </w:tcPr>
          <w:p w14:paraId="7B893E13" w14:textId="4FEAF950"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ins w:id="140" w:author="Laura Nazzaro" w:date="2025-02-07T22:42:00Z" w16du:dateUtc="2025-02-08T03:42:00Z">
              <w:r>
                <w:rPr>
                  <w:rFonts w:asciiTheme="minorHAnsi" w:hAnsiTheme="minorHAnsi" w:cstheme="minorHAnsi"/>
                  <w:color w:val="212121"/>
                  <w:sz w:val="16"/>
                  <w:szCs w:val="16"/>
                </w:rPr>
                <w:t>40</w:t>
              </w:r>
            </w:ins>
            <w:ins w:id="141" w:author="Laura Nazzaro" w:date="2025-02-07T22:41:00Z" w16du:dateUtc="2025-02-08T03:41:00Z">
              <w:r>
                <w:rPr>
                  <w:rFonts w:asciiTheme="minorHAnsi" w:hAnsiTheme="minorHAnsi" w:cstheme="minorHAnsi"/>
                  <w:color w:val="212121"/>
                  <w:sz w:val="16"/>
                  <w:szCs w:val="16"/>
                </w:rPr>
                <w:t xml:space="preserve"> detections from </w:t>
              </w:r>
            </w:ins>
            <w:ins w:id="142" w:author="Laura Nazzaro" w:date="2025-02-07T22:42:00Z" w16du:dateUtc="2025-02-08T03:42:00Z">
              <w:r>
                <w:rPr>
                  <w:rFonts w:asciiTheme="minorHAnsi" w:hAnsiTheme="minorHAnsi" w:cstheme="minorHAnsi"/>
                  <w:color w:val="212121"/>
                  <w:sz w:val="16"/>
                  <w:szCs w:val="16"/>
                </w:rPr>
                <w:t xml:space="preserve">9 </w:t>
              </w:r>
            </w:ins>
            <w:ins w:id="143" w:author="Laura Nazzaro" w:date="2025-02-07T22:41:00Z" w16du:dateUtc="2025-02-08T03:41:00Z">
              <w:r>
                <w:rPr>
                  <w:rFonts w:asciiTheme="minorHAnsi" w:hAnsiTheme="minorHAnsi" w:cstheme="minorHAnsi"/>
                  <w:color w:val="212121"/>
                  <w:sz w:val="16"/>
                  <w:szCs w:val="16"/>
                </w:rPr>
                <w:t xml:space="preserve">unique tags registered in MATOS database, plus </w:t>
              </w:r>
            </w:ins>
            <w:ins w:id="144" w:author="Laura Nazzaro" w:date="2025-02-07T22:42:00Z" w16du:dateUtc="2025-02-08T03:42:00Z">
              <w:r>
                <w:rPr>
                  <w:rFonts w:asciiTheme="minorHAnsi" w:hAnsiTheme="minorHAnsi" w:cstheme="minorHAnsi"/>
                  <w:color w:val="212121"/>
                  <w:sz w:val="16"/>
                  <w:szCs w:val="16"/>
                </w:rPr>
                <w:t>5</w:t>
              </w:r>
            </w:ins>
            <w:ins w:id="145" w:author="Laura Nazzaro" w:date="2025-02-07T22:41:00Z" w16du:dateUtc="2025-02-08T03:41:00Z">
              <w:r>
                <w:rPr>
                  <w:rFonts w:asciiTheme="minorHAnsi" w:hAnsiTheme="minorHAnsi" w:cstheme="minorHAnsi"/>
                  <w:color w:val="212121"/>
                  <w:sz w:val="16"/>
                  <w:szCs w:val="16"/>
                </w:rPr>
                <w:t xml:space="preserve">2 detections from </w:t>
              </w:r>
            </w:ins>
            <w:ins w:id="146" w:author="Laura Nazzaro" w:date="2025-02-07T22:42:00Z" w16du:dateUtc="2025-02-08T03:42:00Z">
              <w:r>
                <w:rPr>
                  <w:rFonts w:asciiTheme="minorHAnsi" w:hAnsiTheme="minorHAnsi" w:cstheme="minorHAnsi"/>
                  <w:color w:val="212121"/>
                  <w:sz w:val="16"/>
                  <w:szCs w:val="16"/>
                </w:rPr>
                <w:t xml:space="preserve">10 </w:t>
              </w:r>
            </w:ins>
            <w:ins w:id="147" w:author="Laura Nazzaro" w:date="2025-02-07T22:41:00Z" w16du:dateUtc="2025-02-08T03:41:00Z">
              <w:r>
                <w:rPr>
                  <w:rFonts w:asciiTheme="minorHAnsi" w:hAnsiTheme="minorHAnsi" w:cstheme="minorHAnsi"/>
                  <w:color w:val="212121"/>
                  <w:sz w:val="16"/>
                  <w:szCs w:val="16"/>
                </w:rPr>
                <w:t>unique tags not registered in the MATOS database.</w:t>
              </w:r>
            </w:ins>
            <w:del w:id="148" w:author="Laura Nazzaro" w:date="2025-02-07T22:41:00Z" w16du:dateUtc="2025-02-08T03:41:00Z">
              <w:r w:rsidR="003B100F" w:rsidRPr="00601887" w:rsidDel="0009664F">
                <w:rPr>
                  <w:rFonts w:asciiTheme="minorHAnsi" w:hAnsiTheme="minorHAnsi" w:cstheme="minorHAnsi"/>
                  <w:color w:val="212121"/>
                  <w:sz w:val="16"/>
                  <w:szCs w:val="16"/>
                </w:rPr>
                <w:delText>No Rx-Live data. Awaiting VMT data from next MATOS data push (</w:delText>
              </w:r>
              <w:r w:rsidR="003B100F" w:rsidDel="0009664F">
                <w:rPr>
                  <w:rFonts w:asciiTheme="minorHAnsi" w:hAnsiTheme="minorHAnsi" w:cstheme="minorHAnsi"/>
                  <w:color w:val="212121"/>
                  <w:sz w:val="16"/>
                  <w:szCs w:val="16"/>
                </w:rPr>
                <w:delText>October)</w:delText>
              </w:r>
              <w:r w:rsidR="003B100F" w:rsidRPr="00601887" w:rsidDel="0009664F">
                <w:rPr>
                  <w:rFonts w:asciiTheme="minorHAnsi" w:hAnsiTheme="minorHAnsi" w:cstheme="minorHAnsi"/>
                  <w:color w:val="212121"/>
                  <w:sz w:val="16"/>
                  <w:szCs w:val="16"/>
                </w:rPr>
                <w:delText>.</w:delText>
              </w:r>
            </w:del>
          </w:p>
        </w:tc>
        <w:tc>
          <w:tcPr>
            <w:tcW w:w="2790" w:type="dxa"/>
          </w:tcPr>
          <w:p w14:paraId="5B1F5BA8" w14:textId="18EB976E"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3E380C73" w14:textId="77777777" w:rsidTr="002B1C0B">
        <w:tc>
          <w:tcPr>
            <w:tcW w:w="9445" w:type="dxa"/>
            <w:gridSpan w:val="3"/>
          </w:tcPr>
          <w:p w14:paraId="6635EFA9" w14:textId="66A2E3F5" w:rsidR="005C3955" w:rsidRPr="00136BB7" w:rsidRDefault="005C3955" w:rsidP="00601887">
            <w:pPr>
              <w:rPr>
                <w:rFonts w:cstheme="minorHAnsi"/>
                <w:i/>
                <w:iCs/>
                <w:color w:val="212121"/>
                <w:sz w:val="16"/>
                <w:szCs w:val="16"/>
              </w:rPr>
            </w:pPr>
            <w:r w:rsidRPr="00136BB7">
              <w:rPr>
                <w:rFonts w:cstheme="minorHAnsi"/>
                <w:i/>
                <w:iCs/>
                <w:color w:val="212121"/>
                <w:sz w:val="16"/>
                <w:szCs w:val="16"/>
              </w:rPr>
              <w:t>Summer 2024 paired</w:t>
            </w:r>
          </w:p>
        </w:tc>
      </w:tr>
      <w:tr w:rsidR="005C3955" w:rsidRPr="00601887" w14:paraId="25555766" w14:textId="77777777" w:rsidTr="002C68DD">
        <w:tc>
          <w:tcPr>
            <w:tcW w:w="2515" w:type="dxa"/>
          </w:tcPr>
          <w:p w14:paraId="354A97D4" w14:textId="222DEC4C"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09AF713E" w14:textId="6B3031F5"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del w:id="149" w:author="Laura Nazzaro" w:date="2025-02-07T22:39:00Z" w16du:dateUtc="2025-02-08T03:39:00Z">
              <w:r w:rsidRPr="00601887" w:rsidDel="0009664F">
                <w:rPr>
                  <w:rFonts w:asciiTheme="minorHAnsi" w:hAnsiTheme="minorHAnsi" w:cstheme="minorHAnsi"/>
                  <w:color w:val="212121"/>
                  <w:sz w:val="16"/>
                  <w:szCs w:val="16"/>
                </w:rPr>
                <w:delText>No Rx-Live data. Awaiting VMT data from next MATOS data push (</w:delText>
              </w:r>
              <w:r w:rsidDel="0009664F">
                <w:rPr>
                  <w:rFonts w:asciiTheme="minorHAnsi" w:hAnsiTheme="minorHAnsi" w:cstheme="minorHAnsi"/>
                  <w:color w:val="212121"/>
                  <w:sz w:val="16"/>
                  <w:szCs w:val="16"/>
                </w:rPr>
                <w:delText>October)</w:delText>
              </w:r>
              <w:r w:rsidRPr="00601887" w:rsidDel="0009664F">
                <w:rPr>
                  <w:rFonts w:asciiTheme="minorHAnsi" w:hAnsiTheme="minorHAnsi" w:cstheme="minorHAnsi"/>
                  <w:color w:val="212121"/>
                  <w:sz w:val="16"/>
                  <w:szCs w:val="16"/>
                </w:rPr>
                <w:delText>.</w:delText>
              </w:r>
            </w:del>
            <w:ins w:id="150" w:author="Laura Nazzaro" w:date="2025-02-07T22:39:00Z" w16du:dateUtc="2025-02-08T03:39:00Z">
              <w:r w:rsidR="0009664F">
                <w:rPr>
                  <w:rFonts w:asciiTheme="minorHAnsi" w:hAnsiTheme="minorHAnsi" w:cstheme="minorHAnsi"/>
                  <w:color w:val="212121"/>
                  <w:sz w:val="16"/>
                  <w:szCs w:val="16"/>
                </w:rPr>
                <w:t xml:space="preserve">19 detections from </w:t>
              </w:r>
            </w:ins>
            <w:ins w:id="151" w:author="Laura Nazzaro" w:date="2025-02-07T22:40:00Z" w16du:dateUtc="2025-02-08T03:40:00Z">
              <w:r w:rsidR="0009664F">
                <w:rPr>
                  <w:rFonts w:asciiTheme="minorHAnsi" w:hAnsiTheme="minorHAnsi" w:cstheme="minorHAnsi"/>
                  <w:color w:val="212121"/>
                  <w:sz w:val="16"/>
                  <w:szCs w:val="16"/>
                </w:rPr>
                <w:t xml:space="preserve">4 unique tags registered in MATOS database, plus 62 detections from </w:t>
              </w:r>
            </w:ins>
            <w:ins w:id="152" w:author="Laura Nazzaro" w:date="2025-02-07T22:41:00Z" w16du:dateUtc="2025-02-08T03:41:00Z">
              <w:r w:rsidR="0009664F">
                <w:rPr>
                  <w:rFonts w:asciiTheme="minorHAnsi" w:hAnsiTheme="minorHAnsi" w:cstheme="minorHAnsi"/>
                  <w:color w:val="212121"/>
                  <w:sz w:val="16"/>
                  <w:szCs w:val="16"/>
                </w:rPr>
                <w:t>7 unique tags not registered in the MATOS database.</w:t>
              </w:r>
            </w:ins>
          </w:p>
        </w:tc>
        <w:tc>
          <w:tcPr>
            <w:tcW w:w="2790" w:type="dxa"/>
          </w:tcPr>
          <w:p w14:paraId="2A98071B" w14:textId="37797C10"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581196E6" w14:textId="77777777" w:rsidTr="002C68DD">
        <w:tc>
          <w:tcPr>
            <w:tcW w:w="2515" w:type="dxa"/>
          </w:tcPr>
          <w:p w14:paraId="24BE333E" w14:textId="4C9425E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FC098DB" w14:textId="7B461DC3"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565</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36</w:t>
            </w:r>
            <w:r w:rsidRPr="00601887">
              <w:rPr>
                <w:rFonts w:asciiTheme="minorHAnsi" w:hAnsiTheme="minorHAnsi" w:cstheme="minorHAnsi"/>
                <w:color w:val="212121"/>
                <w:sz w:val="16"/>
                <w:szCs w:val="16"/>
              </w:rPr>
              <w:t xml:space="preserve"> tags (preliminary from Rx-Live), official results and contact points waiting for </w:t>
            </w:r>
            <w:del w:id="153" w:author="Laura Nazzaro" w:date="2025-02-07T22:42:00Z" w16du:dateUtc="2025-02-08T03:42:00Z">
              <w:r w:rsidRPr="00601887" w:rsidDel="0009664F">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 (</w:t>
            </w:r>
            <w:del w:id="154" w:author="Laura Nazzaro" w:date="2025-02-07T22:38:00Z" w16du:dateUtc="2025-02-08T03:38:00Z">
              <w:r w:rsidDel="0009664F">
                <w:rPr>
                  <w:rFonts w:asciiTheme="minorHAnsi" w:hAnsiTheme="minorHAnsi" w:cstheme="minorHAnsi"/>
                  <w:color w:val="212121"/>
                  <w:sz w:val="16"/>
                  <w:szCs w:val="16"/>
                </w:rPr>
                <w:delText>October</w:delText>
              </w:r>
            </w:del>
            <w:ins w:id="155" w:author="Laura Nazzaro" w:date="2025-02-07T22:38:00Z" w16du:dateUtc="2025-02-08T03:38:00Z">
              <w:r w:rsidR="0009664F">
                <w:rPr>
                  <w:rFonts w:asciiTheme="minorHAnsi" w:hAnsiTheme="minorHAnsi" w:cstheme="minorHAnsi"/>
                  <w:color w:val="212121"/>
                  <w:sz w:val="16"/>
                  <w:szCs w:val="16"/>
                </w:rPr>
                <w:t>in progress</w:t>
              </w:r>
            </w:ins>
            <w:r w:rsidRPr="00601887">
              <w:rPr>
                <w:rFonts w:asciiTheme="minorHAnsi" w:hAnsiTheme="minorHAnsi" w:cstheme="minorHAnsi"/>
                <w:color w:val="212121"/>
                <w:sz w:val="16"/>
                <w:szCs w:val="16"/>
              </w:rPr>
              <w:t>)</w:t>
            </w:r>
          </w:p>
        </w:tc>
        <w:tc>
          <w:tcPr>
            <w:tcW w:w="2790" w:type="dxa"/>
          </w:tcPr>
          <w:p w14:paraId="0AB4E067" w14:textId="603F9FA9" w:rsidR="005C3955" w:rsidRPr="00601887" w:rsidRDefault="005C3955" w:rsidP="00601887">
            <w:pPr>
              <w:rPr>
                <w:rFonts w:cstheme="minorHAnsi"/>
                <w:color w:val="212121"/>
                <w:sz w:val="16"/>
                <w:szCs w:val="16"/>
              </w:rPr>
            </w:pPr>
            <w:r>
              <w:rPr>
                <w:rFonts w:cstheme="minorHAnsi"/>
                <w:color w:val="212121"/>
                <w:sz w:val="16"/>
                <w:szCs w:val="16"/>
              </w:rPr>
              <w:t xml:space="preserve">19 total whale </w:t>
            </w:r>
            <w:r>
              <w:fldChar w:fldCharType="begin"/>
            </w:r>
            <w:ins w:id="156" w:author="Laura Nazzaro" w:date="2025-02-07T22:48:00Z" w16du:dateUtc="2025-02-08T03:48:00Z">
              <w:r w:rsidR="004E0717">
                <w:instrText>HYPERLINK "https://dcs.whoi.edu/rutgers2407/rutgers2407_ru40.shtml"</w:instrText>
              </w:r>
            </w:ins>
            <w:del w:id="157" w:author="Laura Nazzaro" w:date="2025-02-07T22:48:00Z" w16du:dateUtc="2025-02-08T03:48:00Z">
              <w:r w:rsidDel="004E0717">
                <w:delInstrText>HYPERLINK "https://robots4whales.whoi.edu/rutgers2407/rutgers2407_ru40.shtml"</w:delInstrText>
              </w:r>
            </w:del>
            <w:r>
              <w:fldChar w:fldCharType="separate"/>
            </w:r>
            <w:r w:rsidRPr="005C3955">
              <w:rPr>
                <w:rStyle w:val="Hyperlink"/>
                <w:rFonts w:cstheme="minorHAnsi"/>
                <w:sz w:val="16"/>
                <w:szCs w:val="16"/>
              </w:rPr>
              <w:t>detection days</w:t>
            </w:r>
            <w:r>
              <w:rPr>
                <w:rStyle w:val="Hyperlink"/>
                <w:rFonts w:cstheme="minorHAnsi"/>
                <w:sz w:val="16"/>
                <w:szCs w:val="16"/>
              </w:rPr>
              <w:fldChar w:fldCharType="end"/>
            </w:r>
            <w:r>
              <w:rPr>
                <w:rFonts w:cstheme="minorHAnsi"/>
                <w:color w:val="212121"/>
                <w:sz w:val="16"/>
                <w:szCs w:val="16"/>
              </w:rPr>
              <w:t>, including sei whales (1 detection day), fin whales (19 detection days), right whales (2 detection days), and humpback whales (5 detection days)</w:t>
            </w:r>
            <w:r w:rsidR="00BF5145">
              <w:rPr>
                <w:rFonts w:cstheme="minorHAnsi"/>
                <w:color w:val="212121"/>
                <w:sz w:val="16"/>
                <w:szCs w:val="16"/>
              </w:rPr>
              <w:t>; right whale detections initiated a slow zone</w:t>
            </w:r>
          </w:p>
        </w:tc>
      </w:tr>
      <w:tr w:rsidR="00DF480A" w:rsidRPr="00601887" w14:paraId="33016958" w14:textId="77777777" w:rsidTr="00B70708">
        <w:trPr>
          <w:ins w:id="158" w:author="Laura Nazzaro" w:date="2025-02-07T20:18:00Z"/>
        </w:trPr>
        <w:tc>
          <w:tcPr>
            <w:tcW w:w="9445" w:type="dxa"/>
            <w:gridSpan w:val="3"/>
          </w:tcPr>
          <w:p w14:paraId="72654B29" w14:textId="345385EE" w:rsidR="00DF480A" w:rsidRDefault="00DF480A" w:rsidP="00DF480A">
            <w:pPr>
              <w:rPr>
                <w:ins w:id="159" w:author="Laura Nazzaro" w:date="2025-02-07T20:18:00Z" w16du:dateUtc="2025-02-08T01:18:00Z"/>
                <w:rFonts w:cstheme="minorHAnsi"/>
                <w:color w:val="212121"/>
                <w:sz w:val="16"/>
                <w:szCs w:val="16"/>
              </w:rPr>
            </w:pPr>
            <w:ins w:id="160" w:author="Laura Nazzaro" w:date="2025-02-07T20:18:00Z" w16du:dateUtc="2025-02-08T01:18:00Z">
              <w:r w:rsidRPr="00136BB7">
                <w:rPr>
                  <w:rFonts w:cstheme="minorHAnsi"/>
                  <w:i/>
                  <w:iCs/>
                  <w:color w:val="212121"/>
                  <w:sz w:val="16"/>
                  <w:szCs w:val="16"/>
                </w:rPr>
                <w:lastRenderedPageBreak/>
                <w:t xml:space="preserve">Early </w:t>
              </w:r>
            </w:ins>
            <w:ins w:id="161" w:author="Laura Nazzaro" w:date="2025-02-07T20:19:00Z" w16du:dateUtc="2025-02-08T01:19:00Z">
              <w:r>
                <w:rPr>
                  <w:rFonts w:cstheme="minorHAnsi"/>
                  <w:i/>
                  <w:iCs/>
                  <w:color w:val="212121"/>
                  <w:sz w:val="16"/>
                  <w:szCs w:val="16"/>
                </w:rPr>
                <w:t>fall</w:t>
              </w:r>
            </w:ins>
            <w:ins w:id="162" w:author="Laura Nazzaro" w:date="2025-02-07T20:18:00Z" w16du:dateUtc="2025-02-08T01:18:00Z">
              <w:r w:rsidRPr="00136BB7">
                <w:rPr>
                  <w:rFonts w:cstheme="minorHAnsi"/>
                  <w:i/>
                  <w:iCs/>
                  <w:color w:val="212121"/>
                  <w:sz w:val="16"/>
                  <w:szCs w:val="16"/>
                </w:rPr>
                <w:t xml:space="preserve"> (</w:t>
              </w:r>
            </w:ins>
            <w:ins w:id="163" w:author="Laura Nazzaro" w:date="2025-02-07T20:19:00Z" w16du:dateUtc="2025-02-08T01:19:00Z">
              <w:r>
                <w:rPr>
                  <w:rFonts w:cstheme="minorHAnsi"/>
                  <w:i/>
                  <w:iCs/>
                  <w:color w:val="212121"/>
                  <w:sz w:val="16"/>
                  <w:szCs w:val="16"/>
                </w:rPr>
                <w:t>September</w:t>
              </w:r>
            </w:ins>
            <w:ins w:id="164" w:author="Laura Nazzaro" w:date="2025-02-07T20:18:00Z" w16du:dateUtc="2025-02-08T01:18:00Z">
              <w:r w:rsidRPr="00136BB7">
                <w:rPr>
                  <w:rFonts w:cstheme="minorHAnsi"/>
                  <w:i/>
                  <w:iCs/>
                  <w:color w:val="212121"/>
                  <w:sz w:val="16"/>
                  <w:szCs w:val="16"/>
                </w:rPr>
                <w:t>) 2024 gap-fill</w:t>
              </w:r>
            </w:ins>
          </w:p>
        </w:tc>
      </w:tr>
      <w:tr w:rsidR="00DF480A" w:rsidRPr="00601887" w14:paraId="05A754B7" w14:textId="77777777" w:rsidTr="002C68DD">
        <w:trPr>
          <w:ins w:id="165" w:author="Laura Nazzaro" w:date="2025-02-07T20:18:00Z"/>
        </w:trPr>
        <w:tc>
          <w:tcPr>
            <w:tcW w:w="2515" w:type="dxa"/>
          </w:tcPr>
          <w:p w14:paraId="37A0B508" w14:textId="7F69AE71" w:rsidR="00DF480A" w:rsidRPr="00136BB7" w:rsidRDefault="00DF480A" w:rsidP="00DF480A">
            <w:pPr>
              <w:pStyle w:val="xmsonormal"/>
              <w:spacing w:before="0" w:beforeAutospacing="0" w:after="0" w:afterAutospacing="0"/>
              <w:rPr>
                <w:ins w:id="166" w:author="Laura Nazzaro" w:date="2025-02-07T20:18:00Z" w16du:dateUtc="2025-02-08T01:18:00Z"/>
                <w:rFonts w:cstheme="minorHAnsi"/>
                <w:i/>
                <w:iCs/>
                <w:color w:val="212121"/>
                <w:sz w:val="16"/>
                <w:szCs w:val="16"/>
              </w:rPr>
            </w:pPr>
            <w:ins w:id="167" w:author="Laura Nazzaro" w:date="2025-02-07T20:18:00Z" w16du:dateUtc="2025-02-08T01:18:00Z">
              <w:r>
                <w:rPr>
                  <w:rFonts w:asciiTheme="minorHAnsi" w:hAnsiTheme="minorHAnsi" w:cstheme="minorHAnsi"/>
                  <w:color w:val="212121"/>
                  <w:sz w:val="16"/>
                  <w:szCs w:val="16"/>
                </w:rPr>
                <w:t>ru43</w:t>
              </w:r>
            </w:ins>
          </w:p>
        </w:tc>
        <w:tc>
          <w:tcPr>
            <w:tcW w:w="4140" w:type="dxa"/>
          </w:tcPr>
          <w:p w14:paraId="2B4DBF66" w14:textId="57DD3FB5" w:rsidR="00DF480A" w:rsidRDefault="00DF480A" w:rsidP="00DF480A">
            <w:pPr>
              <w:pStyle w:val="xmsonormal"/>
              <w:spacing w:before="0" w:beforeAutospacing="0" w:after="0" w:afterAutospacing="0"/>
              <w:rPr>
                <w:ins w:id="168" w:author="Laura Nazzaro" w:date="2025-02-07T20:18:00Z" w16du:dateUtc="2025-02-08T01:18:00Z"/>
                <w:rFonts w:asciiTheme="minorHAnsi" w:hAnsiTheme="minorHAnsi" w:cstheme="minorHAnsi"/>
                <w:color w:val="212121"/>
                <w:sz w:val="16"/>
                <w:szCs w:val="16"/>
              </w:rPr>
            </w:pPr>
            <w:ins w:id="169" w:author="Laura Nazzaro" w:date="2025-02-07T20:18:00Z" w16du:dateUtc="2025-02-08T01:18:00Z">
              <w:r w:rsidRPr="00601887">
                <w:rPr>
                  <w:rFonts w:asciiTheme="minorHAnsi" w:hAnsiTheme="minorHAnsi" w:cstheme="minorHAnsi"/>
                  <w:color w:val="212121"/>
                  <w:sz w:val="16"/>
                  <w:szCs w:val="16"/>
                </w:rPr>
                <w:t>No Rx-Live data. Awaiting VMT data from MATOS data push</w:t>
              </w:r>
            </w:ins>
            <w:ins w:id="170" w:author="Laura Nazzaro" w:date="2025-02-07T20:21:00Z" w16du:dateUtc="2025-02-08T01:21:00Z">
              <w:r>
                <w:rPr>
                  <w:rFonts w:asciiTheme="minorHAnsi" w:hAnsiTheme="minorHAnsi" w:cstheme="minorHAnsi"/>
                  <w:color w:val="212121"/>
                  <w:sz w:val="16"/>
                  <w:szCs w:val="16"/>
                </w:rPr>
                <w:t xml:space="preserve"> (in progress)</w:t>
              </w:r>
            </w:ins>
            <w:ins w:id="171" w:author="Laura Nazzaro" w:date="2025-02-07T20:18:00Z" w16du:dateUtc="2025-02-08T01:18:00Z">
              <w:r w:rsidRPr="00601887">
                <w:rPr>
                  <w:rFonts w:asciiTheme="minorHAnsi" w:hAnsiTheme="minorHAnsi" w:cstheme="minorHAnsi"/>
                  <w:color w:val="212121"/>
                  <w:sz w:val="16"/>
                  <w:szCs w:val="16"/>
                </w:rPr>
                <w:t>.</w:t>
              </w:r>
            </w:ins>
          </w:p>
        </w:tc>
        <w:tc>
          <w:tcPr>
            <w:tcW w:w="2790" w:type="dxa"/>
          </w:tcPr>
          <w:p w14:paraId="60B472DC" w14:textId="491F11EE" w:rsidR="00DF480A" w:rsidRDefault="00DF480A" w:rsidP="00DF480A">
            <w:pPr>
              <w:rPr>
                <w:ins w:id="172" w:author="Laura Nazzaro" w:date="2025-02-07T20:18:00Z" w16du:dateUtc="2025-02-08T01:18:00Z"/>
                <w:rFonts w:cstheme="minorHAnsi"/>
                <w:color w:val="212121"/>
                <w:sz w:val="16"/>
                <w:szCs w:val="16"/>
              </w:rPr>
            </w:pPr>
            <w:ins w:id="173" w:author="Laura Nazzaro" w:date="2025-02-07T20:18:00Z" w16du:dateUtc="2025-02-08T01:18:00Z">
              <w:r>
                <w:rPr>
                  <w:rFonts w:cstheme="minorHAnsi"/>
                  <w:color w:val="212121"/>
                  <w:sz w:val="16"/>
                  <w:szCs w:val="16"/>
                </w:rPr>
                <w:t>N/A. No DMON sensor.</w:t>
              </w:r>
            </w:ins>
          </w:p>
        </w:tc>
      </w:tr>
      <w:tr w:rsidR="00DF480A" w:rsidRPr="00601887" w14:paraId="4A87ADDD" w14:textId="77777777" w:rsidTr="00217901">
        <w:trPr>
          <w:ins w:id="174" w:author="Laura Nazzaro" w:date="2025-02-07T20:18:00Z"/>
        </w:trPr>
        <w:tc>
          <w:tcPr>
            <w:tcW w:w="9445" w:type="dxa"/>
            <w:gridSpan w:val="3"/>
          </w:tcPr>
          <w:p w14:paraId="2FCC4534" w14:textId="3FED5C05" w:rsidR="00DF480A" w:rsidRDefault="00DF480A" w:rsidP="00DF480A">
            <w:pPr>
              <w:rPr>
                <w:ins w:id="175" w:author="Laura Nazzaro" w:date="2025-02-07T20:18:00Z" w16du:dateUtc="2025-02-08T01:18:00Z"/>
                <w:rFonts w:cstheme="minorHAnsi"/>
                <w:color w:val="212121"/>
                <w:sz w:val="16"/>
                <w:szCs w:val="16"/>
              </w:rPr>
            </w:pPr>
            <w:ins w:id="176" w:author="Laura Nazzaro" w:date="2025-02-07T20:19:00Z" w16du:dateUtc="2025-02-08T01:19:00Z">
              <w:r>
                <w:rPr>
                  <w:rFonts w:cstheme="minorHAnsi"/>
                  <w:i/>
                  <w:iCs/>
                  <w:color w:val="212121"/>
                  <w:sz w:val="16"/>
                  <w:szCs w:val="16"/>
                </w:rPr>
                <w:t>Fall</w:t>
              </w:r>
            </w:ins>
            <w:ins w:id="177" w:author="Laura Nazzaro" w:date="2025-02-07T20:18:00Z" w16du:dateUtc="2025-02-08T01:18:00Z">
              <w:r w:rsidRPr="00136BB7">
                <w:rPr>
                  <w:rFonts w:cstheme="minorHAnsi"/>
                  <w:i/>
                  <w:iCs/>
                  <w:color w:val="212121"/>
                  <w:sz w:val="16"/>
                  <w:szCs w:val="16"/>
                </w:rPr>
                <w:t xml:space="preserve"> 2024 paired</w:t>
              </w:r>
            </w:ins>
          </w:p>
        </w:tc>
      </w:tr>
      <w:tr w:rsidR="00DF480A" w:rsidRPr="00601887" w14:paraId="11E90027" w14:textId="77777777" w:rsidTr="002C68DD">
        <w:trPr>
          <w:ins w:id="178" w:author="Laura Nazzaro" w:date="2025-02-07T20:18:00Z"/>
        </w:trPr>
        <w:tc>
          <w:tcPr>
            <w:tcW w:w="2515" w:type="dxa"/>
          </w:tcPr>
          <w:p w14:paraId="549D15F3" w14:textId="32B78B45" w:rsidR="00DF480A" w:rsidRPr="00136BB7" w:rsidRDefault="00DF480A" w:rsidP="00DF480A">
            <w:pPr>
              <w:pStyle w:val="xmsonormal"/>
              <w:spacing w:before="0" w:beforeAutospacing="0" w:after="0" w:afterAutospacing="0"/>
              <w:rPr>
                <w:ins w:id="179" w:author="Laura Nazzaro" w:date="2025-02-07T20:18:00Z" w16du:dateUtc="2025-02-08T01:18:00Z"/>
                <w:rFonts w:cstheme="minorHAnsi"/>
                <w:i/>
                <w:iCs/>
                <w:color w:val="212121"/>
                <w:sz w:val="16"/>
                <w:szCs w:val="16"/>
              </w:rPr>
            </w:pPr>
            <w:ins w:id="180" w:author="Laura Nazzaro" w:date="2025-02-07T20:18:00Z" w16du:dateUtc="2025-02-08T01:18:00Z">
              <w:r>
                <w:rPr>
                  <w:rFonts w:asciiTheme="minorHAnsi" w:hAnsiTheme="minorHAnsi" w:cstheme="minorHAnsi"/>
                  <w:color w:val="212121"/>
                  <w:sz w:val="16"/>
                  <w:szCs w:val="16"/>
                </w:rPr>
                <w:t>ru39</w:t>
              </w:r>
            </w:ins>
          </w:p>
        </w:tc>
        <w:tc>
          <w:tcPr>
            <w:tcW w:w="4140" w:type="dxa"/>
          </w:tcPr>
          <w:p w14:paraId="295FE75E" w14:textId="667B13EB" w:rsidR="00DF480A" w:rsidRPr="00601887" w:rsidRDefault="00DF480A" w:rsidP="00DF480A">
            <w:pPr>
              <w:pStyle w:val="xmsonormal"/>
              <w:spacing w:before="0" w:beforeAutospacing="0" w:after="0" w:afterAutospacing="0"/>
              <w:rPr>
                <w:ins w:id="181" w:author="Laura Nazzaro" w:date="2025-02-07T20:18:00Z" w16du:dateUtc="2025-02-08T01:18:00Z"/>
                <w:rFonts w:asciiTheme="minorHAnsi" w:hAnsiTheme="minorHAnsi" w:cstheme="minorHAnsi"/>
                <w:color w:val="212121"/>
                <w:sz w:val="16"/>
                <w:szCs w:val="16"/>
              </w:rPr>
            </w:pPr>
            <w:ins w:id="182" w:author="Laura Nazzaro" w:date="2025-02-07T20:18:00Z" w16du:dateUtc="2025-02-08T01:18:00Z">
              <w:r w:rsidRPr="00601887">
                <w:rPr>
                  <w:rFonts w:asciiTheme="minorHAnsi" w:hAnsiTheme="minorHAnsi" w:cstheme="minorHAnsi"/>
                  <w:color w:val="212121"/>
                  <w:sz w:val="16"/>
                  <w:szCs w:val="16"/>
                </w:rPr>
                <w:t>No Rx-Live data. Awaiting VMT data from MATOS data push</w:t>
              </w:r>
            </w:ins>
            <w:ins w:id="183" w:author="Laura Nazzaro" w:date="2025-02-07T20:21:00Z" w16du:dateUtc="2025-02-08T01:21:00Z">
              <w:r>
                <w:rPr>
                  <w:rFonts w:asciiTheme="minorHAnsi" w:hAnsiTheme="minorHAnsi" w:cstheme="minorHAnsi"/>
                  <w:color w:val="212121"/>
                  <w:sz w:val="16"/>
                  <w:szCs w:val="16"/>
                </w:rPr>
                <w:t xml:space="preserve"> (in progress)</w:t>
              </w:r>
            </w:ins>
            <w:ins w:id="184" w:author="Laura Nazzaro" w:date="2025-02-07T20:18:00Z" w16du:dateUtc="2025-02-08T01:18:00Z">
              <w:r w:rsidRPr="00601887">
                <w:rPr>
                  <w:rFonts w:asciiTheme="minorHAnsi" w:hAnsiTheme="minorHAnsi" w:cstheme="minorHAnsi"/>
                  <w:color w:val="212121"/>
                  <w:sz w:val="16"/>
                  <w:szCs w:val="16"/>
                </w:rPr>
                <w:t>.</w:t>
              </w:r>
            </w:ins>
          </w:p>
        </w:tc>
        <w:tc>
          <w:tcPr>
            <w:tcW w:w="2790" w:type="dxa"/>
          </w:tcPr>
          <w:p w14:paraId="5F3BBDB0" w14:textId="6BC4F0F8" w:rsidR="00DF480A" w:rsidRDefault="00DF480A" w:rsidP="00DF480A">
            <w:pPr>
              <w:rPr>
                <w:ins w:id="185" w:author="Laura Nazzaro" w:date="2025-02-07T20:18:00Z" w16du:dateUtc="2025-02-08T01:18:00Z"/>
                <w:rFonts w:cstheme="minorHAnsi"/>
                <w:color w:val="212121"/>
                <w:sz w:val="16"/>
                <w:szCs w:val="16"/>
              </w:rPr>
            </w:pPr>
            <w:ins w:id="186" w:author="Laura Nazzaro" w:date="2025-02-07T20:18:00Z" w16du:dateUtc="2025-02-08T01:18:00Z">
              <w:r>
                <w:rPr>
                  <w:rFonts w:cstheme="minorHAnsi"/>
                  <w:color w:val="212121"/>
                  <w:sz w:val="16"/>
                  <w:szCs w:val="16"/>
                </w:rPr>
                <w:t>N/A. No DMON sensor.</w:t>
              </w:r>
            </w:ins>
          </w:p>
        </w:tc>
      </w:tr>
      <w:tr w:rsidR="00DF480A" w:rsidRPr="00601887" w14:paraId="063EB48F" w14:textId="77777777" w:rsidTr="002C68DD">
        <w:trPr>
          <w:ins w:id="187" w:author="Laura Nazzaro" w:date="2025-02-07T20:18:00Z"/>
        </w:trPr>
        <w:tc>
          <w:tcPr>
            <w:tcW w:w="2515" w:type="dxa"/>
          </w:tcPr>
          <w:p w14:paraId="50D0446C" w14:textId="2EA1972F" w:rsidR="00DF480A" w:rsidRDefault="00DF480A" w:rsidP="00DF480A">
            <w:pPr>
              <w:pStyle w:val="xmsonormal"/>
              <w:spacing w:before="0" w:beforeAutospacing="0" w:after="0" w:afterAutospacing="0"/>
              <w:rPr>
                <w:ins w:id="188" w:author="Laura Nazzaro" w:date="2025-02-07T20:18:00Z" w16du:dateUtc="2025-02-08T01:18:00Z"/>
                <w:rFonts w:asciiTheme="minorHAnsi" w:hAnsiTheme="minorHAnsi" w:cstheme="minorHAnsi"/>
                <w:color w:val="212121"/>
                <w:sz w:val="16"/>
                <w:szCs w:val="16"/>
              </w:rPr>
            </w:pPr>
            <w:ins w:id="189" w:author="Laura Nazzaro" w:date="2025-02-07T20:18:00Z" w16du:dateUtc="2025-02-08T01:18:00Z">
              <w:r>
                <w:rPr>
                  <w:rFonts w:asciiTheme="minorHAnsi" w:hAnsiTheme="minorHAnsi" w:cstheme="minorHAnsi"/>
                  <w:color w:val="212121"/>
                  <w:sz w:val="16"/>
                  <w:szCs w:val="16"/>
                </w:rPr>
                <w:t>ru40</w:t>
              </w:r>
            </w:ins>
          </w:p>
        </w:tc>
        <w:tc>
          <w:tcPr>
            <w:tcW w:w="4140" w:type="dxa"/>
          </w:tcPr>
          <w:p w14:paraId="60DDC64A" w14:textId="0A43EFCD" w:rsidR="00DF480A" w:rsidRPr="00601887" w:rsidRDefault="0009664F" w:rsidP="00DF480A">
            <w:pPr>
              <w:pStyle w:val="xmsonormal"/>
              <w:spacing w:before="0" w:beforeAutospacing="0" w:after="0" w:afterAutospacing="0"/>
              <w:rPr>
                <w:ins w:id="190" w:author="Laura Nazzaro" w:date="2025-02-07T20:18:00Z" w16du:dateUtc="2025-02-08T01:18:00Z"/>
                <w:rFonts w:asciiTheme="minorHAnsi" w:hAnsiTheme="minorHAnsi" w:cstheme="minorHAnsi"/>
                <w:color w:val="212121"/>
                <w:sz w:val="16"/>
                <w:szCs w:val="16"/>
              </w:rPr>
            </w:pPr>
            <w:ins w:id="191" w:author="Laura Nazzaro" w:date="2025-02-07T22:34:00Z" w16du:dateUtc="2025-02-08T03:34:00Z">
              <w:r>
                <w:rPr>
                  <w:rFonts w:asciiTheme="minorHAnsi" w:hAnsiTheme="minorHAnsi" w:cstheme="minorHAnsi"/>
                  <w:color w:val="212121"/>
                  <w:sz w:val="16"/>
                  <w:szCs w:val="16"/>
                </w:rPr>
                <w:t>236</w:t>
              </w:r>
            </w:ins>
            <w:ins w:id="192" w:author="Laura Nazzaro" w:date="2025-02-07T20:18:00Z" w16du:dateUtc="2025-02-08T01:18:00Z">
              <w:r w:rsidR="00DF480A" w:rsidRPr="00601887">
                <w:rPr>
                  <w:rFonts w:asciiTheme="minorHAnsi" w:hAnsiTheme="minorHAnsi" w:cstheme="minorHAnsi"/>
                  <w:color w:val="212121"/>
                  <w:sz w:val="16"/>
                  <w:szCs w:val="16"/>
                </w:rPr>
                <w:t xml:space="preserve"> detections from </w:t>
              </w:r>
            </w:ins>
            <w:ins w:id="193" w:author="Laura Nazzaro" w:date="2025-02-07T22:35:00Z" w16du:dateUtc="2025-02-08T03:35:00Z">
              <w:r>
                <w:rPr>
                  <w:rFonts w:asciiTheme="minorHAnsi" w:hAnsiTheme="minorHAnsi" w:cstheme="minorHAnsi"/>
                  <w:color w:val="212121"/>
                  <w:sz w:val="16"/>
                  <w:szCs w:val="16"/>
                </w:rPr>
                <w:t>25</w:t>
              </w:r>
            </w:ins>
            <w:ins w:id="194" w:author="Laura Nazzaro" w:date="2025-02-07T20:18:00Z" w16du:dateUtc="2025-02-08T01:18:00Z">
              <w:r w:rsidR="00DF480A" w:rsidRPr="00601887">
                <w:rPr>
                  <w:rFonts w:asciiTheme="minorHAnsi" w:hAnsiTheme="minorHAnsi" w:cstheme="minorHAnsi"/>
                  <w:color w:val="212121"/>
                  <w:sz w:val="16"/>
                  <w:szCs w:val="16"/>
                </w:rPr>
                <w:t xml:space="preserve"> tags (preliminary from Rx-Live), official results and contact points waiting for MATOS data push</w:t>
              </w:r>
            </w:ins>
            <w:ins w:id="195" w:author="Laura Nazzaro" w:date="2025-02-07T20:21:00Z" w16du:dateUtc="2025-02-08T01:21:00Z">
              <w:r w:rsidR="00DF480A">
                <w:rPr>
                  <w:rFonts w:asciiTheme="minorHAnsi" w:hAnsiTheme="minorHAnsi" w:cstheme="minorHAnsi"/>
                  <w:color w:val="212121"/>
                  <w:sz w:val="16"/>
                  <w:szCs w:val="16"/>
                </w:rPr>
                <w:t xml:space="preserve"> (in progress).</w:t>
              </w:r>
            </w:ins>
          </w:p>
        </w:tc>
        <w:tc>
          <w:tcPr>
            <w:tcW w:w="2790" w:type="dxa"/>
          </w:tcPr>
          <w:p w14:paraId="370CEF22" w14:textId="79DFD3D0" w:rsidR="00DF480A" w:rsidRDefault="004E0717" w:rsidP="00DF480A">
            <w:pPr>
              <w:rPr>
                <w:ins w:id="196" w:author="Laura Nazzaro" w:date="2025-02-07T20:18:00Z" w16du:dateUtc="2025-02-08T01:18:00Z"/>
                <w:rFonts w:cstheme="minorHAnsi"/>
                <w:color w:val="212121"/>
                <w:sz w:val="16"/>
                <w:szCs w:val="16"/>
              </w:rPr>
            </w:pPr>
            <w:ins w:id="197" w:author="Laura Nazzaro" w:date="2025-02-07T22:52:00Z" w16du:dateUtc="2025-02-08T03:52:00Z">
              <w:r>
                <w:rPr>
                  <w:rFonts w:cstheme="minorHAnsi"/>
                  <w:color w:val="212121"/>
                  <w:sz w:val="16"/>
                  <w:szCs w:val="16"/>
                </w:rPr>
                <w:t>26</w:t>
              </w:r>
            </w:ins>
            <w:ins w:id="198" w:author="Laura Nazzaro" w:date="2025-02-07T20:18:00Z" w16du:dateUtc="2025-02-08T01:18:00Z">
              <w:r w:rsidR="00DF480A">
                <w:rPr>
                  <w:rFonts w:cstheme="minorHAnsi"/>
                  <w:color w:val="212121"/>
                  <w:sz w:val="16"/>
                  <w:szCs w:val="16"/>
                </w:rPr>
                <w:t xml:space="preserve"> total whale </w:t>
              </w:r>
              <w:r w:rsidR="00DF480A">
                <w:fldChar w:fldCharType="begin"/>
              </w:r>
            </w:ins>
            <w:ins w:id="199" w:author="Laura Nazzaro" w:date="2025-02-07T22:47:00Z" w16du:dateUtc="2025-02-08T03:47:00Z">
              <w:r>
                <w:instrText>HYPERLINK "https://dcs.whoi.edu/rutgers2410/rutgers2410_ru40.shtml"</w:instrText>
              </w:r>
            </w:ins>
            <w:ins w:id="200" w:author="Laura Nazzaro" w:date="2025-02-07T20:18:00Z" w16du:dateUtc="2025-02-08T01:18:00Z">
              <w:r w:rsidR="00DF480A">
                <w:fldChar w:fldCharType="separate"/>
              </w:r>
              <w:r w:rsidR="00DF480A" w:rsidRPr="005C3955">
                <w:rPr>
                  <w:rStyle w:val="Hyperlink"/>
                  <w:rFonts w:cstheme="minorHAnsi"/>
                  <w:sz w:val="16"/>
                  <w:szCs w:val="16"/>
                </w:rPr>
                <w:t>detection days</w:t>
              </w:r>
              <w:r w:rsidR="00DF480A">
                <w:rPr>
                  <w:rStyle w:val="Hyperlink"/>
                  <w:rFonts w:cstheme="minorHAnsi"/>
                  <w:sz w:val="16"/>
                  <w:szCs w:val="16"/>
                </w:rPr>
                <w:fldChar w:fldCharType="end"/>
              </w:r>
              <w:r w:rsidR="00DF480A">
                <w:rPr>
                  <w:rFonts w:cstheme="minorHAnsi"/>
                  <w:color w:val="212121"/>
                  <w:sz w:val="16"/>
                  <w:szCs w:val="16"/>
                </w:rPr>
                <w:t>, including sei whales (</w:t>
              </w:r>
            </w:ins>
            <w:ins w:id="201" w:author="Laura Nazzaro" w:date="2025-02-07T22:53:00Z" w16du:dateUtc="2025-02-08T03:53:00Z">
              <w:r>
                <w:rPr>
                  <w:rFonts w:cstheme="minorHAnsi"/>
                  <w:color w:val="212121"/>
                  <w:sz w:val="16"/>
                  <w:szCs w:val="16"/>
                </w:rPr>
                <w:t>1</w:t>
              </w:r>
            </w:ins>
            <w:ins w:id="202" w:author="Laura Nazzaro" w:date="2025-02-07T20:18:00Z" w16du:dateUtc="2025-02-08T01:18:00Z">
              <w:r w:rsidR="00DF480A">
                <w:rPr>
                  <w:rFonts w:cstheme="minorHAnsi"/>
                  <w:color w:val="212121"/>
                  <w:sz w:val="16"/>
                  <w:szCs w:val="16"/>
                </w:rPr>
                <w:t xml:space="preserve"> detection day), fin whales (</w:t>
              </w:r>
            </w:ins>
            <w:ins w:id="203" w:author="Laura Nazzaro" w:date="2025-02-07T22:53:00Z" w16du:dateUtc="2025-02-08T03:53:00Z">
              <w:r>
                <w:rPr>
                  <w:rFonts w:cstheme="minorHAnsi"/>
                  <w:color w:val="212121"/>
                  <w:sz w:val="16"/>
                  <w:szCs w:val="16"/>
                </w:rPr>
                <w:t>21</w:t>
              </w:r>
            </w:ins>
            <w:ins w:id="204" w:author="Laura Nazzaro" w:date="2025-02-07T20:22:00Z" w16du:dateUtc="2025-02-08T01:22:00Z">
              <w:r w:rsidR="00DF480A">
                <w:rPr>
                  <w:rFonts w:cstheme="minorHAnsi"/>
                  <w:color w:val="212121"/>
                  <w:sz w:val="16"/>
                  <w:szCs w:val="16"/>
                </w:rPr>
                <w:t xml:space="preserve"> </w:t>
              </w:r>
            </w:ins>
            <w:ins w:id="205" w:author="Laura Nazzaro" w:date="2025-02-07T20:18:00Z" w16du:dateUtc="2025-02-08T01:18:00Z">
              <w:r w:rsidR="00DF480A">
                <w:rPr>
                  <w:rFonts w:cstheme="minorHAnsi"/>
                  <w:color w:val="212121"/>
                  <w:sz w:val="16"/>
                  <w:szCs w:val="16"/>
                </w:rPr>
                <w:t>detection days), and humpback whales (</w:t>
              </w:r>
            </w:ins>
            <w:ins w:id="206" w:author="Laura Nazzaro" w:date="2025-02-07T22:52:00Z" w16du:dateUtc="2025-02-08T03:52:00Z">
              <w:r>
                <w:rPr>
                  <w:rFonts w:cstheme="minorHAnsi"/>
                  <w:color w:val="212121"/>
                  <w:sz w:val="16"/>
                  <w:szCs w:val="16"/>
                </w:rPr>
                <w:t>26</w:t>
              </w:r>
            </w:ins>
            <w:ins w:id="207" w:author="Laura Nazzaro" w:date="2025-02-07T20:18:00Z" w16du:dateUtc="2025-02-08T01:18:00Z">
              <w:r w:rsidR="00DF480A">
                <w:rPr>
                  <w:rFonts w:cstheme="minorHAnsi"/>
                  <w:color w:val="212121"/>
                  <w:sz w:val="16"/>
                  <w:szCs w:val="16"/>
                </w:rPr>
                <w:t xml:space="preserve"> detection days</w:t>
              </w:r>
            </w:ins>
            <w:ins w:id="208" w:author="Laura Nazzaro" w:date="2025-02-07T20:22:00Z" w16du:dateUtc="2025-02-08T01:22:00Z">
              <w:r w:rsidR="00DF480A">
                <w:rPr>
                  <w:rFonts w:cstheme="minorHAnsi"/>
                  <w:color w:val="212121"/>
                  <w:sz w:val="16"/>
                  <w:szCs w:val="16"/>
                </w:rPr>
                <w:t>)</w:t>
              </w:r>
            </w:ins>
          </w:p>
        </w:tc>
      </w:tr>
    </w:tbl>
    <w:p w14:paraId="5CF2B84D" w14:textId="77777777" w:rsidR="00ED42B0" w:rsidRDefault="00ED42B0" w:rsidP="00F7735D">
      <w:pPr>
        <w:pStyle w:val="xmsonormal"/>
        <w:spacing w:before="0" w:beforeAutospacing="0" w:after="0" w:afterAutospacing="0"/>
        <w:rPr>
          <w:i/>
          <w:iCs/>
          <w:color w:val="212121"/>
        </w:rPr>
      </w:pPr>
    </w:p>
    <w:p w14:paraId="0985A550" w14:textId="1B3709A1" w:rsidR="00ED42B0" w:rsidRDefault="00403B1F" w:rsidP="00F7735D">
      <w:pPr>
        <w:pStyle w:val="xmsonormal"/>
        <w:spacing w:before="0" w:beforeAutospacing="0" w:after="0" w:afterAutospacing="0"/>
        <w:rPr>
          <w:i/>
          <w:iCs/>
          <w:color w:val="212121"/>
        </w:rPr>
      </w:pPr>
      <w:del w:id="209" w:author="Laura Nazzaro" w:date="2025-02-07T22:53:00Z" w16du:dateUtc="2025-02-08T03:53:00Z">
        <w:r w:rsidDel="002D3592">
          <w:lastRenderedPageBreak/>
          <w:fldChar w:fldCharType="begin"/>
        </w:r>
        <w:r w:rsidDel="002D3592">
          <w:delInstrText xml:space="preserve"> INCLUDEPICTURE "https://robots4whales.whoi.edu/rutgers2404/rutgers2404_ru40_html/rutgers2404_ru40_occurrence_map.png?v=D3D2BB5B" \* MERGEFORMATINET </w:delInstrText>
        </w:r>
        <w:r w:rsidDel="002D3592">
          <w:fldChar w:fldCharType="separate"/>
        </w:r>
        <w:r w:rsidDel="002D3592">
          <w:rPr>
            <w:noProof/>
          </w:rPr>
          <w:drawing>
            <wp:inline distT="0" distB="0" distL="0" distR="0" wp14:anchorId="4C9A533F" wp14:editId="35A10D25">
              <wp:extent cx="5943600" cy="6684010"/>
              <wp:effectExtent l="0" t="0" r="0" b="0"/>
              <wp:docPr id="313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rsidDel="002D3592">
          <w:fldChar w:fldCharType="end"/>
        </w:r>
      </w:del>
      <w:ins w:id="210" w:author="Laura Nazzaro" w:date="2025-02-07T22:54:00Z" w16du:dateUtc="2025-02-08T03:54:00Z">
        <w:r w:rsidR="002D3592">
          <w:lastRenderedPageBreak/>
          <w:fldChar w:fldCharType="begin"/>
        </w:r>
        <w:r w:rsidR="002D3592">
          <w:instrText xml:space="preserve"> INCLUDEPICTURE "https://dcs.whoi.edu/rutgers2410/rutgers2410_ru40_html/rutgers2410_ru40_occurrence_map.png?v=DEA5AAE2" \* MERGEFORMATINET </w:instrText>
        </w:r>
        <w:r w:rsidR="002D3592">
          <w:fldChar w:fldCharType="separate"/>
        </w:r>
        <w:r w:rsidR="002D3592">
          <w:rPr>
            <w:noProof/>
          </w:rPr>
          <w:drawing>
            <wp:inline distT="0" distB="0" distL="0" distR="0" wp14:anchorId="415B8F4B" wp14:editId="09030619">
              <wp:extent cx="5943600" cy="6687185"/>
              <wp:effectExtent l="0" t="0" r="0" b="5715"/>
              <wp:docPr id="16926449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4953" name="Picture 1" descr="A screenshot of a computer scree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687185"/>
                      </a:xfrm>
                      <a:prstGeom prst="rect">
                        <a:avLst/>
                      </a:prstGeom>
                      <a:noFill/>
                      <a:ln>
                        <a:noFill/>
                      </a:ln>
                    </pic:spPr>
                  </pic:pic>
                </a:graphicData>
              </a:graphic>
            </wp:inline>
          </w:drawing>
        </w:r>
        <w:r w:rsidR="002D3592">
          <w:fldChar w:fldCharType="end"/>
        </w:r>
      </w:ins>
    </w:p>
    <w:p w14:paraId="5AFC33B2" w14:textId="052CC815" w:rsidR="00ED42B0" w:rsidRDefault="00ED42B0"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sidR="00821774">
        <w:rPr>
          <w:color w:val="212121"/>
          <w:sz w:val="20"/>
          <w:szCs w:val="20"/>
        </w:rPr>
        <w:t xml:space="preserve">observed </w:t>
      </w:r>
      <w:r w:rsidRPr="00ED42B0">
        <w:rPr>
          <w:color w:val="212121"/>
          <w:sz w:val="20"/>
          <w:szCs w:val="20"/>
        </w:rPr>
        <w:t xml:space="preserve">during the </w:t>
      </w:r>
      <w:del w:id="211" w:author="Laura Nazzaro" w:date="2025-02-07T22:53:00Z" w16du:dateUtc="2025-02-08T03:53:00Z">
        <w:r w:rsidR="00403B1F" w:rsidDel="002D3592">
          <w:rPr>
            <w:color w:val="212121"/>
            <w:sz w:val="20"/>
            <w:szCs w:val="20"/>
          </w:rPr>
          <w:delText>Spring</w:delText>
        </w:r>
        <w:r w:rsidR="00403B1F" w:rsidRPr="00ED42B0" w:rsidDel="002D3592">
          <w:rPr>
            <w:color w:val="212121"/>
            <w:sz w:val="20"/>
            <w:szCs w:val="20"/>
          </w:rPr>
          <w:delText xml:space="preserve"> </w:delText>
        </w:r>
      </w:del>
      <w:ins w:id="212" w:author="Laura Nazzaro" w:date="2025-02-07T22:53:00Z" w16du:dateUtc="2025-02-08T03:53:00Z">
        <w:r w:rsidR="002D3592">
          <w:rPr>
            <w:color w:val="212121"/>
            <w:sz w:val="20"/>
            <w:szCs w:val="20"/>
          </w:rPr>
          <w:t>Fall</w:t>
        </w:r>
        <w:r w:rsidR="002D3592" w:rsidRPr="00ED42B0">
          <w:rPr>
            <w:color w:val="212121"/>
            <w:sz w:val="20"/>
            <w:szCs w:val="20"/>
          </w:rPr>
          <w:t xml:space="preserve"> </w:t>
        </w:r>
      </w:ins>
      <w:r w:rsidRPr="00ED42B0">
        <w:rPr>
          <w:color w:val="212121"/>
          <w:sz w:val="20"/>
          <w:szCs w:val="20"/>
        </w:rPr>
        <w:t>2024 glider mission.</w:t>
      </w:r>
    </w:p>
    <w:p w14:paraId="47265AE6" w14:textId="77777777" w:rsidR="00D65226" w:rsidRDefault="00D65226" w:rsidP="00F7735D">
      <w:pPr>
        <w:pStyle w:val="xmsonormal"/>
        <w:spacing w:before="0" w:beforeAutospacing="0" w:after="0" w:afterAutospacing="0"/>
        <w:rPr>
          <w:color w:val="212121"/>
          <w:sz w:val="20"/>
          <w:szCs w:val="20"/>
        </w:rPr>
      </w:pPr>
    </w:p>
    <w:p w14:paraId="5A0D3F3C" w14:textId="647326CA" w:rsidR="00D65226" w:rsidDel="002D3592" w:rsidRDefault="00D65226" w:rsidP="00F7735D">
      <w:pPr>
        <w:pStyle w:val="xmsonormal"/>
        <w:spacing w:before="0" w:beforeAutospacing="0" w:after="0" w:afterAutospacing="0"/>
        <w:rPr>
          <w:del w:id="213" w:author="Laura Nazzaro" w:date="2025-02-07T22:53:00Z" w16du:dateUtc="2025-02-08T03:53:00Z"/>
        </w:rPr>
      </w:pPr>
      <w:del w:id="214" w:author="Laura Nazzaro" w:date="2025-02-07T22:53:00Z" w16du:dateUtc="2025-02-08T03:53:00Z">
        <w:r w:rsidDel="002D3592">
          <w:lastRenderedPageBreak/>
          <w:fldChar w:fldCharType="begin"/>
        </w:r>
        <w:r w:rsidDel="002D3592">
          <w:delInstrText xml:space="preserve"> INCLUDEPICTURE "https://robots4whales.whoi.edu/rutgers2407/rutgers2407_ru40_html/rutgers2407_ru40_occurrence_map.png?v=7FD4DA9B" \* MERGEFORMATINET </w:delInstrText>
        </w:r>
        <w:r w:rsidDel="002D3592">
          <w:fldChar w:fldCharType="separate"/>
        </w:r>
        <w:r w:rsidDel="002D3592">
          <w:rPr>
            <w:noProof/>
          </w:rPr>
          <w:drawing>
            <wp:inline distT="0" distB="0" distL="0" distR="0" wp14:anchorId="608832B4" wp14:editId="6D699D9F">
              <wp:extent cx="5943600" cy="6684010"/>
              <wp:effectExtent l="0" t="0" r="0" b="0"/>
              <wp:docPr id="210499152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1527" name="Picture 2" descr="A screen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rsidDel="002D3592">
          <w:fldChar w:fldCharType="end"/>
        </w:r>
      </w:del>
    </w:p>
    <w:p w14:paraId="62504586" w14:textId="25E4C350" w:rsidR="00D65226" w:rsidRPr="00ED42B0" w:rsidDel="002D3592" w:rsidRDefault="00D65226" w:rsidP="00F7735D">
      <w:pPr>
        <w:pStyle w:val="xmsonormal"/>
        <w:spacing w:before="0" w:beforeAutospacing="0" w:after="0" w:afterAutospacing="0"/>
        <w:rPr>
          <w:del w:id="215" w:author="Laura Nazzaro" w:date="2025-02-07T22:53:00Z" w16du:dateUtc="2025-02-08T03:53:00Z"/>
          <w:color w:val="212121"/>
          <w:sz w:val="20"/>
          <w:szCs w:val="20"/>
        </w:rPr>
      </w:pPr>
      <w:del w:id="216" w:author="Laura Nazzaro" w:date="2025-02-07T22:53:00Z" w16du:dateUtc="2025-02-08T03:53:00Z">
        <w:r w:rsidRPr="00ED42B0" w:rsidDel="002D3592">
          <w:rPr>
            <w:color w:val="212121"/>
            <w:sz w:val="20"/>
            <w:szCs w:val="20"/>
          </w:rPr>
          <w:delText xml:space="preserve">Marine mammal detections </w:delText>
        </w:r>
        <w:r w:rsidDel="002D3592">
          <w:rPr>
            <w:color w:val="212121"/>
            <w:sz w:val="20"/>
            <w:szCs w:val="20"/>
          </w:rPr>
          <w:delText xml:space="preserve">observed </w:delText>
        </w:r>
        <w:r w:rsidRPr="00ED42B0" w:rsidDel="002D3592">
          <w:rPr>
            <w:color w:val="212121"/>
            <w:sz w:val="20"/>
            <w:szCs w:val="20"/>
          </w:rPr>
          <w:delText xml:space="preserve">during the </w:delText>
        </w:r>
        <w:r w:rsidDel="002D3592">
          <w:rPr>
            <w:color w:val="212121"/>
            <w:sz w:val="20"/>
            <w:szCs w:val="20"/>
          </w:rPr>
          <w:delText>Summer</w:delText>
        </w:r>
        <w:r w:rsidRPr="00ED42B0" w:rsidDel="002D3592">
          <w:rPr>
            <w:color w:val="212121"/>
            <w:sz w:val="20"/>
            <w:szCs w:val="20"/>
          </w:rPr>
          <w:delText xml:space="preserve"> 2024 glider mission.</w:delText>
        </w:r>
      </w:del>
    </w:p>
    <w:p w14:paraId="050DBF69" w14:textId="77777777" w:rsidR="00ED42B0" w:rsidRDefault="00ED42B0" w:rsidP="00F7735D">
      <w:pPr>
        <w:pStyle w:val="xmsonormal"/>
        <w:spacing w:before="0" w:beforeAutospacing="0" w:after="0" w:afterAutospacing="0"/>
        <w:rPr>
          <w:i/>
          <w:iCs/>
          <w:color w:val="212121"/>
        </w:rPr>
      </w:pPr>
    </w:p>
    <w:p w14:paraId="700AE846" w14:textId="4F4F46F2" w:rsidR="00592A77" w:rsidRDefault="00E37B88" w:rsidP="00F7735D">
      <w:pPr>
        <w:pStyle w:val="xmsonormal"/>
        <w:spacing w:before="0" w:beforeAutospacing="0" w:after="0" w:afterAutospacing="0"/>
        <w:rPr>
          <w:ins w:id="217" w:author="Delphine Mossman" w:date="2025-02-10T09:48:00Z" w16du:dateUtc="2025-02-10T14:48:00Z"/>
          <w:color w:val="212121"/>
        </w:rPr>
      </w:pPr>
      <w:r w:rsidRPr="00994367">
        <w:rPr>
          <w:i/>
          <w:iCs/>
          <w:color w:val="212121"/>
        </w:rPr>
        <w:t>Active acoustic data</w:t>
      </w:r>
      <w:r>
        <w:rPr>
          <w:color w:val="212121"/>
        </w:rPr>
        <w:t xml:space="preserve">: </w:t>
      </w:r>
      <w:r w:rsidR="007F773B">
        <w:rPr>
          <w:color w:val="212121"/>
        </w:rPr>
        <w:t xml:space="preserve">Active acoustic data </w:t>
      </w:r>
      <w:r w:rsidR="00D72D52">
        <w:rPr>
          <w:color w:val="212121"/>
        </w:rPr>
        <w:t xml:space="preserve">from the glider AZFP sensors </w:t>
      </w:r>
      <w:r w:rsidR="007F773B">
        <w:rPr>
          <w:color w:val="212121"/>
        </w:rPr>
        <w:t xml:space="preserve">have been </w:t>
      </w:r>
      <w:r w:rsidR="00C069EE">
        <w:rPr>
          <w:color w:val="212121"/>
        </w:rPr>
        <w:t xml:space="preserve">initially </w:t>
      </w:r>
      <w:r w:rsidR="007F773B">
        <w:rPr>
          <w:color w:val="212121"/>
        </w:rPr>
        <w:t xml:space="preserve">processed and analyzed for the </w:t>
      </w:r>
      <w:del w:id="218" w:author="Delphine Mossman" w:date="2025-02-10T09:46:00Z" w16du:dateUtc="2025-02-10T14:46:00Z">
        <w:r w:rsidR="007F773B" w:rsidDel="00FF4461">
          <w:rPr>
            <w:color w:val="212121"/>
          </w:rPr>
          <w:delText>Spring</w:delText>
        </w:r>
        <w:r w:rsidR="00821774" w:rsidDel="00FF4461">
          <w:rPr>
            <w:color w:val="212121"/>
          </w:rPr>
          <w:delText xml:space="preserve"> </w:delText>
        </w:r>
        <w:r w:rsidR="00C069EE" w:rsidDel="00FF4461">
          <w:rPr>
            <w:color w:val="212121"/>
          </w:rPr>
          <w:delText>and Summer</w:delText>
        </w:r>
      </w:del>
      <w:ins w:id="219" w:author="Delphine Mossman" w:date="2025-02-10T09:46:00Z" w16du:dateUtc="2025-02-10T14:46:00Z">
        <w:r w:rsidR="00FF4461">
          <w:rPr>
            <w:color w:val="212121"/>
          </w:rPr>
          <w:t>Summer/Fall gapfill and Fall</w:t>
        </w:r>
      </w:ins>
      <w:r w:rsidR="00C069EE">
        <w:rPr>
          <w:color w:val="212121"/>
        </w:rPr>
        <w:t xml:space="preserve"> </w:t>
      </w:r>
      <w:r w:rsidR="00821774">
        <w:rPr>
          <w:color w:val="212121"/>
        </w:rPr>
        <w:t>2024</w:t>
      </w:r>
      <w:r w:rsidR="007F773B">
        <w:rPr>
          <w:color w:val="212121"/>
        </w:rPr>
        <w:t xml:space="preserve"> paired missions</w:t>
      </w:r>
      <w:r w:rsidR="00C069EE">
        <w:rPr>
          <w:color w:val="212121"/>
        </w:rPr>
        <w:t>, but we are still in the process of quality control and refining the analyses</w:t>
      </w:r>
      <w:r w:rsidR="007F773B">
        <w:rPr>
          <w:color w:val="212121"/>
        </w:rPr>
        <w:t xml:space="preserve">. </w:t>
      </w:r>
      <w:r w:rsidR="00D175F2">
        <w:rPr>
          <w:color w:val="212121"/>
        </w:rPr>
        <w:t>Specifically, we are gathering NJDEP trawl data to identify potential common pelagic fish scatterers</w:t>
      </w:r>
      <w:ins w:id="220" w:author="Delphine Mossman" w:date="2025-02-10T09:47:00Z" w16du:dateUtc="2025-02-10T14:47:00Z">
        <w:r w:rsidR="00FF4461">
          <w:rPr>
            <w:color w:val="212121"/>
          </w:rPr>
          <w:t>, which will allow for estimates of concentration and biomass; for now, all data regarding fish backscattering is presence/absence only.</w:t>
        </w:r>
      </w:ins>
      <w:del w:id="221" w:author="Delphine Mossman" w:date="2025-02-10T09:47:00Z" w16du:dateUtc="2025-02-10T14:47:00Z">
        <w:r w:rsidR="00D175F2" w:rsidDel="00FF4461">
          <w:rPr>
            <w:color w:val="212121"/>
          </w:rPr>
          <w:delText xml:space="preserve"> (therefore, the species and biomass estimates may </w:delText>
        </w:r>
        <w:r w:rsidR="00D175F2" w:rsidDel="00FF4461">
          <w:rPr>
            <w:color w:val="212121"/>
          </w:rPr>
          <w:lastRenderedPageBreak/>
          <w:delText>change once we finish this process).</w:delText>
        </w:r>
      </w:del>
      <w:r w:rsidR="00592A77">
        <w:rPr>
          <w:color w:val="212121"/>
        </w:rPr>
        <w:t xml:space="preserve"> </w:t>
      </w:r>
      <w:r w:rsidR="00821774">
        <w:rPr>
          <w:color w:val="212121"/>
        </w:rPr>
        <w:t xml:space="preserve">The </w:t>
      </w:r>
      <w:r w:rsidR="007F773B">
        <w:rPr>
          <w:color w:val="212121"/>
        </w:rPr>
        <w:t>sensor calibration data obtained in January 2024</w:t>
      </w:r>
      <w:r w:rsidR="00D86F57">
        <w:rPr>
          <w:color w:val="212121"/>
        </w:rPr>
        <w:t xml:space="preserve"> </w:t>
      </w:r>
      <w:r w:rsidR="00821774">
        <w:rPr>
          <w:color w:val="212121"/>
        </w:rPr>
        <w:t>were</w:t>
      </w:r>
      <w:r w:rsidR="00D86F57">
        <w:rPr>
          <w:color w:val="212121"/>
        </w:rPr>
        <w:t xml:space="preserve"> applied to the processed backscatter data</w:t>
      </w:r>
      <w:r w:rsidR="00821774">
        <w:rPr>
          <w:color w:val="212121"/>
        </w:rPr>
        <w:t xml:space="preserve"> for these datasets</w:t>
      </w:r>
      <w:r w:rsidR="007F773B">
        <w:rPr>
          <w:color w:val="212121"/>
        </w:rPr>
        <w:t>.</w:t>
      </w:r>
      <w:r w:rsidR="00F7735D">
        <w:rPr>
          <w:color w:val="212121"/>
        </w:rPr>
        <w:t xml:space="preserve"> </w:t>
      </w:r>
      <w:ins w:id="222" w:author="Delphine Mossman" w:date="2025-02-10T09:47:00Z" w16du:dateUtc="2025-02-10T14:47:00Z">
        <w:r w:rsidR="00FF4461">
          <w:rPr>
            <w:color w:val="212121"/>
          </w:rPr>
          <w:t>We performed another calibration in January 2025, the results of which will be applied to dat</w:t>
        </w:r>
      </w:ins>
      <w:ins w:id="223" w:author="Delphine Mossman" w:date="2025-02-10T09:48:00Z" w16du:dateUtc="2025-02-10T14:48:00Z">
        <w:r w:rsidR="00FF4461">
          <w:rPr>
            <w:color w:val="212121"/>
          </w:rPr>
          <w:t>asets going forward.</w:t>
        </w:r>
      </w:ins>
    </w:p>
    <w:p w14:paraId="0E8F6523" w14:textId="77777777" w:rsidR="00FF4461" w:rsidRDefault="00FF4461" w:rsidP="00F7735D">
      <w:pPr>
        <w:pStyle w:val="xmsonormal"/>
        <w:spacing w:before="0" w:beforeAutospacing="0" w:after="0" w:afterAutospacing="0"/>
        <w:rPr>
          <w:ins w:id="224" w:author="Delphine Mossman" w:date="2025-02-10T09:48:00Z" w16du:dateUtc="2025-02-10T14:48:00Z"/>
          <w:color w:val="212121"/>
        </w:rPr>
      </w:pPr>
    </w:p>
    <w:p w14:paraId="284F66B3" w14:textId="79EC63E3" w:rsidR="00FF4461" w:rsidRDefault="00FF4461" w:rsidP="00F7735D">
      <w:pPr>
        <w:pStyle w:val="xmsonormal"/>
        <w:spacing w:before="0" w:beforeAutospacing="0" w:after="0" w:afterAutospacing="0"/>
        <w:rPr>
          <w:ins w:id="225" w:author="Delphine Mossman" w:date="2025-02-10T09:48:00Z" w16du:dateUtc="2025-02-10T14:48:00Z"/>
          <w:color w:val="212121"/>
        </w:rPr>
      </w:pPr>
      <w:ins w:id="226" w:author="Delphine Mossman" w:date="2025-02-10T09:48:00Z" w16du:dateUtc="2025-02-10T14:48:00Z">
        <w:r>
          <w:rPr>
            <w:color w:val="212121"/>
          </w:rPr>
          <w:t>Summer/Fall 2024 zooplankton distribution was patchy, with high concentrations of small and large copepods along basin edges between 30-75 m in depth. [numbers about percentage contribution to biomass/total zooplankton biomass here]</w:t>
        </w:r>
      </w:ins>
    </w:p>
    <w:p w14:paraId="2F4340DD" w14:textId="77777777" w:rsidR="00FF4461" w:rsidRDefault="00FF4461" w:rsidP="00F7735D">
      <w:pPr>
        <w:pStyle w:val="xmsonormal"/>
        <w:spacing w:before="0" w:beforeAutospacing="0" w:after="0" w:afterAutospacing="0"/>
        <w:rPr>
          <w:ins w:id="227" w:author="Delphine Mossman" w:date="2025-02-10T09:48:00Z" w16du:dateUtc="2025-02-10T14:48:00Z"/>
          <w:color w:val="212121"/>
        </w:rPr>
      </w:pPr>
    </w:p>
    <w:p w14:paraId="510639BD" w14:textId="4AC40752" w:rsidR="00FF4461" w:rsidRDefault="00FF4461" w:rsidP="00F7735D">
      <w:pPr>
        <w:pStyle w:val="xmsonormal"/>
        <w:spacing w:before="0" w:beforeAutospacing="0" w:after="0" w:afterAutospacing="0"/>
        <w:rPr>
          <w:color w:val="212121"/>
        </w:rPr>
      </w:pPr>
      <w:ins w:id="228" w:author="Delphine Mossman" w:date="2025-02-10T09:48:00Z" w16du:dateUtc="2025-02-10T14:48:00Z">
        <w:r>
          <w:rPr>
            <w:color w:val="212121"/>
          </w:rPr>
          <w:t xml:space="preserve">An unusual scattering pattern was observed in the Fall 2024 scattering data, consisting of a diffuse </w:t>
        </w:r>
      </w:ins>
      <w:ins w:id="229" w:author="Delphine Mossman" w:date="2025-02-10T09:49:00Z" w16du:dateUtc="2025-02-10T14:49:00Z">
        <w:r>
          <w:rPr>
            <w:color w:val="212121"/>
          </w:rPr>
          <w:t>cloud that appeared in the water column around nightfall and disappeared around sunrise throughout the deployment. The behavior of this scattering cloud is consistent with several species that undergo diel vertical migration; analysis is still being carried out to determine the specific organisms that made these echoes, but possible species include mysids (shrimp) and larval squid. Beyond that, we observed echoes consistent with gelatinous zooplankton</w:t>
        </w:r>
      </w:ins>
      <w:ins w:id="230" w:author="Delphine Mossman" w:date="2025-02-10T09:50:00Z" w16du:dateUtc="2025-02-10T14:50:00Z">
        <w:r>
          <w:rPr>
            <w:color w:val="212121"/>
          </w:rPr>
          <w:t xml:space="preserve"> and fish both with and without swim bladders. Most of these echoes were concentrated towards the seafloor, but some were located in the middle of the water column.</w:t>
        </w:r>
      </w:ins>
    </w:p>
    <w:p w14:paraId="0DE86008" w14:textId="77777777" w:rsidR="00592A77" w:rsidRDefault="00592A77" w:rsidP="00F7735D">
      <w:pPr>
        <w:pStyle w:val="xmsonormal"/>
        <w:spacing w:before="0" w:beforeAutospacing="0" w:after="0" w:afterAutospacing="0"/>
        <w:rPr>
          <w:color w:val="212121"/>
        </w:rPr>
      </w:pPr>
    </w:p>
    <w:p w14:paraId="6333039B" w14:textId="5B09D92D" w:rsidR="00FD352A" w:rsidRPr="006817A6" w:rsidDel="00FF4461" w:rsidRDefault="00592A77" w:rsidP="00F7735D">
      <w:pPr>
        <w:pStyle w:val="xmsonormal"/>
        <w:spacing w:before="0" w:beforeAutospacing="0" w:after="0" w:afterAutospacing="0"/>
        <w:rPr>
          <w:del w:id="231" w:author="Delphine Mossman" w:date="2025-02-10T09:48:00Z" w16du:dateUtc="2025-02-10T14:48:00Z"/>
        </w:rPr>
      </w:pPr>
      <w:del w:id="232" w:author="Delphine Mossman" w:date="2025-02-10T09:48:00Z" w16du:dateUtc="2025-02-10T14:48:00Z">
        <w:r w:rsidRPr="00F87108" w:rsidDel="00FF4461">
          <w:delText xml:space="preserve">Spring 2024 zooplankton distributions were similar to those in Spring 2023 (higher biomass in shallower depths), and </w:delText>
        </w:r>
        <w:r w:rsidR="004B50EC" w:rsidRPr="00F87108" w:rsidDel="00FF4461">
          <w:delText xml:space="preserve">although small copepods dominated zooplankton abundance, </w:delText>
        </w:r>
        <w:r w:rsidR="00C069EE" w:rsidRPr="00F87108" w:rsidDel="00FF4461">
          <w:delText xml:space="preserve">large copepods were the dominant taxa in terms of biomass in </w:delText>
        </w:r>
        <w:r w:rsidRPr="00F87108" w:rsidDel="00FF4461">
          <w:delText xml:space="preserve">both </w:delText>
        </w:r>
        <w:r w:rsidR="00C069EE" w:rsidRPr="00F87108" w:rsidDel="00FF4461">
          <w:delText>spring</w:delText>
        </w:r>
        <w:r w:rsidRPr="00F87108" w:rsidDel="00FF4461">
          <w:delText xml:space="preserve"> 2023 and 2024</w:delText>
        </w:r>
        <w:r w:rsidR="00C069EE" w:rsidRPr="00F87108" w:rsidDel="00FF4461">
          <w:delText>, representing 98.1%</w:delText>
        </w:r>
        <w:r w:rsidRPr="00F87108" w:rsidDel="00FF4461">
          <w:delText xml:space="preserve"> </w:delText>
        </w:r>
        <w:r w:rsidR="00C069EE" w:rsidRPr="00F87108" w:rsidDel="00FF4461">
          <w:delText>and 8</w:delText>
        </w:r>
        <w:r w:rsidRPr="00F87108" w:rsidDel="00FF4461">
          <w:delText>5</w:delText>
        </w:r>
        <w:r w:rsidR="00C069EE" w:rsidRPr="00F87108" w:rsidDel="00FF4461">
          <w:delText>.</w:delText>
        </w:r>
        <w:r w:rsidRPr="00F87108" w:rsidDel="00FF4461">
          <w:delText>5</w:delText>
        </w:r>
        <w:r w:rsidR="00C069EE" w:rsidRPr="00F87108" w:rsidDel="00FF4461">
          <w:delText>% of the total copepod biomass, respectively.</w:delText>
        </w:r>
        <w:r w:rsidRPr="00F87108" w:rsidDel="00FF4461">
          <w:delText xml:space="preserve"> However, total zooplankton biomass was lower in Spring 2024 (101 g</w:delText>
        </w:r>
        <w:r w:rsidR="009E2DEB" w:rsidRPr="00F87108" w:rsidDel="00FF4461">
          <w:delText xml:space="preserve"> DW</w:delText>
        </w:r>
        <w:r w:rsidRPr="00F87108" w:rsidDel="00FF4461">
          <w:delText>) compared to Spring 2023 (161 g</w:delText>
        </w:r>
        <w:r w:rsidR="009E2DEB" w:rsidRPr="00F87108" w:rsidDel="00FF4461">
          <w:delText xml:space="preserve"> DW</w:delText>
        </w:r>
        <w:r w:rsidRPr="00F87108" w:rsidDel="00FF4461">
          <w:delText>).</w:delText>
        </w:r>
        <w:r w:rsidR="00F87108" w:rsidRPr="00F87108" w:rsidDel="00FF4461">
          <w:delText xml:space="preserve"> Larger pelagic species (fish, squid) were relatively sparse during the Summer 2024 deployment. Pelagic fishes (potentially butterfish) were distributed primarily near the surface, while squid were located at mid- to deeper depths.</w:delText>
        </w:r>
      </w:del>
    </w:p>
    <w:p w14:paraId="421DFAE7" w14:textId="530E13EB" w:rsidR="00103D3B" w:rsidRPr="0053521B" w:rsidRDefault="00103D3B" w:rsidP="0071560C">
      <w:pPr>
        <w:pStyle w:val="xmsonormal"/>
        <w:spacing w:before="0" w:beforeAutospacing="0" w:after="0" w:afterAutospacing="0"/>
        <w:rPr>
          <w:color w:val="212121"/>
          <w:sz w:val="12"/>
          <w:szCs w:val="12"/>
        </w:rPr>
      </w:pPr>
    </w:p>
    <w:p w14:paraId="618675F4" w14:textId="50F58A0D" w:rsidR="002270AD" w:rsidRDefault="002A6B08" w:rsidP="006817A6">
      <w:pPr>
        <w:pStyle w:val="xmsonormal"/>
        <w:spacing w:before="0" w:beforeAutospacing="0" w:after="0" w:afterAutospacing="0"/>
        <w:jc w:val="center"/>
        <w:rPr>
          <w:color w:val="212121"/>
        </w:rPr>
      </w:pPr>
      <w:r>
        <w:rPr>
          <w:noProof/>
          <w:color w:val="212121"/>
        </w:rPr>
        <w:lastRenderedPageBreak/>
        <w:drawing>
          <wp:inline distT="0" distB="0" distL="0" distR="0" wp14:anchorId="76BE05A3" wp14:editId="1D6008F3">
            <wp:extent cx="4791924" cy="5492795"/>
            <wp:effectExtent l="0" t="0" r="0" b="0"/>
            <wp:docPr id="208879573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730" name="Picture 6" descr="A screenshot of a graph&#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64014" cy="5575429"/>
                    </a:xfrm>
                    <a:prstGeom prst="rect">
                      <a:avLst/>
                    </a:prstGeom>
                  </pic:spPr>
                </pic:pic>
              </a:graphicData>
            </a:graphic>
          </wp:inline>
        </w:drawing>
      </w:r>
    </w:p>
    <w:p w14:paraId="72E6693E" w14:textId="0966D2BB" w:rsidR="001B7C08" w:rsidRDefault="006F4D4F" w:rsidP="0071560C">
      <w:pPr>
        <w:pStyle w:val="xmsonormal"/>
        <w:spacing w:before="0" w:beforeAutospacing="0" w:after="0" w:afterAutospacing="0"/>
        <w:rPr>
          <w:color w:val="212121"/>
          <w:sz w:val="16"/>
          <w:szCs w:val="16"/>
        </w:rPr>
      </w:pPr>
      <w:r>
        <w:rPr>
          <w:color w:val="212121"/>
          <w:sz w:val="16"/>
          <w:szCs w:val="16"/>
        </w:rPr>
        <w:t>E</w:t>
      </w:r>
      <w:r w:rsidR="00494F20" w:rsidRPr="00521AFC">
        <w:rPr>
          <w:color w:val="212121"/>
          <w:sz w:val="16"/>
          <w:szCs w:val="16"/>
        </w:rPr>
        <w:t xml:space="preserve">stimated </w:t>
      </w:r>
      <w:r w:rsidR="002A6B08">
        <w:rPr>
          <w:color w:val="212121"/>
          <w:sz w:val="16"/>
          <w:szCs w:val="16"/>
        </w:rPr>
        <w:t xml:space="preserve">zooplankton </w:t>
      </w:r>
      <w:r w:rsidR="00494F20" w:rsidRPr="00521AFC">
        <w:rPr>
          <w:color w:val="212121"/>
          <w:sz w:val="16"/>
          <w:szCs w:val="16"/>
        </w:rPr>
        <w:t>biomass from Spring</w:t>
      </w:r>
      <w:r>
        <w:rPr>
          <w:color w:val="212121"/>
          <w:sz w:val="16"/>
          <w:szCs w:val="16"/>
        </w:rPr>
        <w:t xml:space="preserve"> 2023</w:t>
      </w:r>
      <w:r w:rsidR="002A6B08">
        <w:rPr>
          <w:color w:val="212121"/>
          <w:sz w:val="16"/>
          <w:szCs w:val="16"/>
        </w:rPr>
        <w:t xml:space="preserve"> and 2024</w:t>
      </w:r>
      <w:r>
        <w:rPr>
          <w:color w:val="212121"/>
          <w:sz w:val="16"/>
          <w:szCs w:val="16"/>
        </w:rPr>
        <w:t xml:space="preserve">, and </w:t>
      </w:r>
      <w:r w:rsidR="002A6B08">
        <w:rPr>
          <w:color w:val="212121"/>
          <w:sz w:val="16"/>
          <w:szCs w:val="16"/>
        </w:rPr>
        <w:t>estimated biomass of pelagic fishes and squid from Summer 2024</w:t>
      </w:r>
      <w:r w:rsidR="00494F20" w:rsidRPr="00521AFC">
        <w:rPr>
          <w:color w:val="212121"/>
          <w:sz w:val="16"/>
          <w:szCs w:val="16"/>
        </w:rPr>
        <w:t xml:space="preserve"> paired mission</w:t>
      </w:r>
      <w:r>
        <w:rPr>
          <w:color w:val="212121"/>
          <w:sz w:val="16"/>
          <w:szCs w:val="16"/>
        </w:rPr>
        <w:t xml:space="preserve">s. </w:t>
      </w:r>
      <w:r w:rsidRPr="006F4D4F">
        <w:rPr>
          <w:color w:val="212121"/>
          <w:sz w:val="16"/>
          <w:szCs w:val="16"/>
          <w:u w:val="single"/>
        </w:rPr>
        <w:t>Left panels</w:t>
      </w:r>
      <w:r>
        <w:rPr>
          <w:color w:val="212121"/>
          <w:sz w:val="16"/>
          <w:szCs w:val="16"/>
        </w:rPr>
        <w:t xml:space="preserve">: Depth-integrated total zooplankton </w:t>
      </w:r>
      <w:r w:rsidR="00D175F2">
        <w:rPr>
          <w:color w:val="212121"/>
          <w:sz w:val="16"/>
          <w:szCs w:val="16"/>
        </w:rPr>
        <w:t xml:space="preserve">or fish/squid </w:t>
      </w:r>
      <w:r>
        <w:rPr>
          <w:color w:val="212121"/>
          <w:sz w:val="16"/>
          <w:szCs w:val="16"/>
        </w:rPr>
        <w:t>biomass</w:t>
      </w:r>
      <w:r w:rsidR="00225AA8">
        <w:rPr>
          <w:color w:val="212121"/>
          <w:sz w:val="16"/>
          <w:szCs w:val="16"/>
        </w:rPr>
        <w:t xml:space="preserve"> </w:t>
      </w:r>
      <w:r>
        <w:rPr>
          <w:color w:val="212121"/>
          <w:sz w:val="16"/>
          <w:szCs w:val="16"/>
        </w:rPr>
        <w:t>(g/m</w:t>
      </w:r>
      <w:r w:rsidRPr="006F4D4F">
        <w:rPr>
          <w:color w:val="212121"/>
          <w:sz w:val="16"/>
          <w:szCs w:val="16"/>
          <w:vertAlign w:val="superscript"/>
        </w:rPr>
        <w:t>2</w:t>
      </w:r>
      <w:r>
        <w:rPr>
          <w:color w:val="212121"/>
          <w:sz w:val="16"/>
          <w:szCs w:val="16"/>
        </w:rPr>
        <w:t>) measured along glider transect</w:t>
      </w:r>
      <w:r w:rsidR="002270AD">
        <w:rPr>
          <w:color w:val="212121"/>
          <w:sz w:val="16"/>
          <w:szCs w:val="16"/>
        </w:rPr>
        <w:t>s</w:t>
      </w:r>
      <w:r>
        <w:rPr>
          <w:color w:val="212121"/>
          <w:sz w:val="16"/>
          <w:szCs w:val="16"/>
        </w:rPr>
        <w:t xml:space="preserve"> along with marine mammal detections. Wind lease areas highlighted in salmon color. </w:t>
      </w:r>
      <w:r w:rsidRPr="006F4D4F">
        <w:rPr>
          <w:color w:val="212121"/>
          <w:sz w:val="16"/>
          <w:szCs w:val="16"/>
          <w:u w:val="single"/>
        </w:rPr>
        <w:t>Right panels</w:t>
      </w:r>
      <w:r>
        <w:rPr>
          <w:color w:val="212121"/>
          <w:sz w:val="16"/>
          <w:szCs w:val="16"/>
        </w:rPr>
        <w:t xml:space="preserve">: </w:t>
      </w:r>
      <w:r w:rsidR="001E3B9B">
        <w:rPr>
          <w:color w:val="212121"/>
          <w:sz w:val="16"/>
          <w:szCs w:val="16"/>
        </w:rPr>
        <w:t xml:space="preserve">Zooplankton </w:t>
      </w:r>
      <w:r w:rsidR="00D175F2">
        <w:rPr>
          <w:color w:val="212121"/>
          <w:sz w:val="16"/>
          <w:szCs w:val="16"/>
        </w:rPr>
        <w:t xml:space="preserve">or fish/squid </w:t>
      </w:r>
      <w:r w:rsidR="001E3B9B">
        <w:rPr>
          <w:color w:val="212121"/>
          <w:sz w:val="16"/>
          <w:szCs w:val="16"/>
        </w:rPr>
        <w:t>biomass (log</w:t>
      </w:r>
      <w:r w:rsidR="001E3B9B" w:rsidRPr="009A3F85">
        <w:rPr>
          <w:color w:val="212121"/>
          <w:sz w:val="16"/>
          <w:szCs w:val="16"/>
          <w:vertAlign w:val="subscript"/>
        </w:rPr>
        <w:t>10</w:t>
      </w:r>
      <w:r w:rsidR="001E3B9B">
        <w:rPr>
          <w:color w:val="212121"/>
          <w:sz w:val="16"/>
          <w:szCs w:val="16"/>
        </w:rPr>
        <w:t>; g/m</w:t>
      </w:r>
      <w:r w:rsidR="001E3B9B" w:rsidRPr="009A3F85">
        <w:rPr>
          <w:color w:val="212121"/>
          <w:sz w:val="16"/>
          <w:szCs w:val="16"/>
          <w:vertAlign w:val="superscript"/>
        </w:rPr>
        <w:t>3</w:t>
      </w:r>
      <w:r w:rsidR="001E3B9B">
        <w:rPr>
          <w:color w:val="212121"/>
          <w:sz w:val="16"/>
          <w:szCs w:val="16"/>
        </w:rPr>
        <w:t xml:space="preserve">) </w:t>
      </w:r>
      <w:r w:rsidR="00586E9B">
        <w:rPr>
          <w:color w:val="212121"/>
          <w:sz w:val="16"/>
          <w:szCs w:val="16"/>
        </w:rPr>
        <w:t xml:space="preserve">estimated from the Spring 2023, </w:t>
      </w:r>
      <w:r w:rsidR="00D175F2">
        <w:rPr>
          <w:color w:val="212121"/>
          <w:sz w:val="16"/>
          <w:szCs w:val="16"/>
        </w:rPr>
        <w:t>Spring 2024</w:t>
      </w:r>
      <w:r w:rsidR="00586E9B">
        <w:rPr>
          <w:color w:val="212121"/>
          <w:sz w:val="16"/>
          <w:szCs w:val="16"/>
        </w:rPr>
        <w:t xml:space="preserve">, and </w:t>
      </w:r>
      <w:r w:rsidR="00D175F2">
        <w:rPr>
          <w:color w:val="212121"/>
          <w:sz w:val="16"/>
          <w:szCs w:val="16"/>
        </w:rPr>
        <w:t>Summer</w:t>
      </w:r>
      <w:r w:rsidR="00586E9B" w:rsidRPr="00521AFC">
        <w:rPr>
          <w:color w:val="212121"/>
          <w:sz w:val="16"/>
          <w:szCs w:val="16"/>
        </w:rPr>
        <w:t xml:space="preserve"> 202</w:t>
      </w:r>
      <w:r w:rsidR="00586E9B">
        <w:rPr>
          <w:color w:val="212121"/>
          <w:sz w:val="16"/>
          <w:szCs w:val="16"/>
        </w:rPr>
        <w:t>4</w:t>
      </w:r>
      <w:r w:rsidR="00586E9B" w:rsidRPr="00521AFC">
        <w:rPr>
          <w:color w:val="212121"/>
          <w:sz w:val="16"/>
          <w:szCs w:val="16"/>
        </w:rPr>
        <w:t xml:space="preserve"> paired mission</w:t>
      </w:r>
      <w:r w:rsidR="00586E9B">
        <w:rPr>
          <w:color w:val="212121"/>
          <w:sz w:val="16"/>
          <w:szCs w:val="16"/>
        </w:rPr>
        <w:t xml:space="preserve">s </w:t>
      </w:r>
      <w:r w:rsidR="00225AA8">
        <w:rPr>
          <w:color w:val="212121"/>
          <w:sz w:val="16"/>
          <w:szCs w:val="16"/>
        </w:rPr>
        <w:t>over deployment time and depth (in meters)</w:t>
      </w:r>
      <w:r w:rsidR="00494F20" w:rsidRPr="00521AFC">
        <w:rPr>
          <w:color w:val="212121"/>
          <w:sz w:val="16"/>
          <w:szCs w:val="16"/>
        </w:rPr>
        <w:t>. The figure indicates daytime (white) and nighttime (gray bars) as well as locations where sampling was conducted inside (</w:t>
      </w:r>
      <w:r w:rsidR="00521AFC" w:rsidRPr="009A3F85">
        <w:rPr>
          <w:color w:val="212121"/>
          <w:sz w:val="16"/>
          <w:szCs w:val="16"/>
        </w:rPr>
        <w:t>pink</w:t>
      </w:r>
      <w:r w:rsidR="00494F20" w:rsidRPr="009A3F85">
        <w:rPr>
          <w:color w:val="212121"/>
          <w:sz w:val="16"/>
          <w:szCs w:val="16"/>
        </w:rPr>
        <w:t xml:space="preserve"> bars) or outside (white) wind farm lease areas. </w:t>
      </w:r>
      <w:r w:rsidR="00A26829" w:rsidRPr="009A3F85">
        <w:rPr>
          <w:color w:val="212121"/>
          <w:sz w:val="16"/>
          <w:szCs w:val="16"/>
        </w:rPr>
        <w:t xml:space="preserve">The seafloor is indicated by the solid black line (note: these depth data are interpolated/smoothed, and thus some biomass data points may appear below the seafloor). </w:t>
      </w:r>
      <w:r w:rsidR="00586E9B" w:rsidRPr="009A3F85">
        <w:rPr>
          <w:color w:val="212121"/>
          <w:sz w:val="16"/>
          <w:szCs w:val="16"/>
        </w:rPr>
        <w:t>For Spring missions, t</w:t>
      </w:r>
      <w:r w:rsidR="00494F20" w:rsidRPr="009A3F85">
        <w:rPr>
          <w:color w:val="212121"/>
          <w:sz w:val="16"/>
          <w:szCs w:val="16"/>
        </w:rPr>
        <w:t xml:space="preserve">he </w:t>
      </w:r>
      <w:r w:rsidR="00586E9B" w:rsidRPr="009A3F85">
        <w:rPr>
          <w:color w:val="212121"/>
          <w:sz w:val="16"/>
          <w:szCs w:val="16"/>
        </w:rPr>
        <w:t xml:space="preserve">biomass data includes only that from copepods, and the </w:t>
      </w:r>
      <w:r w:rsidR="00494F20" w:rsidRPr="009A3F85">
        <w:rPr>
          <w:color w:val="212121"/>
          <w:sz w:val="16"/>
          <w:szCs w:val="16"/>
        </w:rPr>
        <w:t xml:space="preserve">dominant zooplankton (scatterers) identified in the replicate zooplankton net tows that were conducted at glider deployment and recovery included the small copepods </w:t>
      </w:r>
      <w:r w:rsidR="00494F20" w:rsidRPr="009A3F85">
        <w:rPr>
          <w:i/>
          <w:iCs/>
          <w:color w:val="212121"/>
          <w:sz w:val="16"/>
          <w:szCs w:val="16"/>
        </w:rPr>
        <w:t>Paracalanus parvus</w:t>
      </w:r>
      <w:r w:rsidR="00494F20" w:rsidRPr="009A3F85">
        <w:rPr>
          <w:color w:val="212121"/>
          <w:sz w:val="16"/>
          <w:szCs w:val="16"/>
        </w:rPr>
        <w:t xml:space="preserve">, </w:t>
      </w:r>
      <w:r w:rsidR="00494F20" w:rsidRPr="009A3F85">
        <w:rPr>
          <w:i/>
          <w:iCs/>
          <w:color w:val="212121"/>
          <w:sz w:val="16"/>
          <w:szCs w:val="16"/>
        </w:rPr>
        <w:t>Oithona similis</w:t>
      </w:r>
      <w:r w:rsidR="00494F20" w:rsidRPr="009A3F85">
        <w:rPr>
          <w:color w:val="212121"/>
          <w:sz w:val="16"/>
          <w:szCs w:val="16"/>
        </w:rPr>
        <w:t xml:space="preserve">, and </w:t>
      </w:r>
      <w:r w:rsidR="00494F20" w:rsidRPr="009A3F85">
        <w:rPr>
          <w:i/>
          <w:iCs/>
          <w:color w:val="212121"/>
          <w:sz w:val="16"/>
          <w:szCs w:val="16"/>
        </w:rPr>
        <w:t>Centropages typicus</w:t>
      </w:r>
      <w:r w:rsidR="001D157E">
        <w:rPr>
          <w:color w:val="212121"/>
          <w:sz w:val="16"/>
          <w:szCs w:val="16"/>
        </w:rPr>
        <w:t xml:space="preserve"> and large copepod </w:t>
      </w:r>
      <w:r w:rsidR="001D157E" w:rsidRPr="001D157E">
        <w:rPr>
          <w:i/>
          <w:iCs/>
          <w:color w:val="212121"/>
          <w:sz w:val="16"/>
          <w:szCs w:val="16"/>
        </w:rPr>
        <w:t>Calanus finmarchicus</w:t>
      </w:r>
      <w:r w:rsidR="00494F20" w:rsidRPr="009A3F85">
        <w:rPr>
          <w:color w:val="212121"/>
          <w:sz w:val="16"/>
          <w:szCs w:val="16"/>
        </w:rPr>
        <w:t>.</w:t>
      </w:r>
      <w:r w:rsidR="00586E9B" w:rsidRPr="009A3F85">
        <w:rPr>
          <w:color w:val="212121"/>
          <w:sz w:val="16"/>
          <w:szCs w:val="16"/>
        </w:rPr>
        <w:t xml:space="preserve"> </w:t>
      </w:r>
    </w:p>
    <w:p w14:paraId="3F9C9002" w14:textId="4D86E97D" w:rsidR="006607AB" w:rsidRDefault="008D52B7" w:rsidP="006607AB">
      <w:pPr>
        <w:pStyle w:val="xmsonormal"/>
        <w:shd w:val="clear" w:color="auto" w:fill="FFFFFF"/>
        <w:spacing w:before="0" w:beforeAutospacing="0" w:after="0" w:afterAutospacing="0"/>
        <w:rPr>
          <w:b/>
          <w:bCs/>
          <w:color w:val="242424"/>
          <w:bdr w:val="none" w:sz="0" w:space="0" w:color="auto" w:frame="1"/>
        </w:rPr>
      </w:pPr>
      <w:r w:rsidRPr="0014303D">
        <w:rPr>
          <w:b/>
          <w:bCs/>
          <w:color w:val="000000" w:themeColor="text1"/>
          <w:bdr w:val="none" w:sz="0" w:space="0" w:color="auto" w:frame="1"/>
        </w:rPr>
        <w:t>Difficulties Encountered</w:t>
      </w:r>
      <w:r w:rsidRPr="0014303D">
        <w:rPr>
          <w:b/>
          <w:bCs/>
          <w:color w:val="242424"/>
          <w:bdr w:val="none" w:sz="0" w:space="0" w:color="auto" w:frame="1"/>
        </w:rPr>
        <w:t>:</w:t>
      </w:r>
    </w:p>
    <w:p w14:paraId="6F3086A7" w14:textId="5F036F0F" w:rsidR="006607AB" w:rsidRPr="00CE5D9E" w:rsidDel="0095631E" w:rsidRDefault="0095631E" w:rsidP="005752AE">
      <w:pPr>
        <w:pStyle w:val="xmsonormal"/>
        <w:shd w:val="clear" w:color="auto" w:fill="FFFFFF"/>
        <w:spacing w:before="0" w:beforeAutospacing="0" w:after="0" w:afterAutospacing="0"/>
        <w:rPr>
          <w:del w:id="233" w:author="Lori Garzio" w:date="2025-02-06T14:53:00Z"/>
          <w:b/>
          <w:bCs/>
          <w:color w:val="242424"/>
          <w:bdr w:val="none" w:sz="0" w:space="0" w:color="auto" w:frame="1"/>
        </w:rPr>
      </w:pPr>
      <w:ins w:id="234" w:author="Lori Garzio" w:date="2025-02-06T14:54:00Z">
        <w:r>
          <w:rPr>
            <w:color w:val="242424"/>
            <w:bdr w:val="none" w:sz="0" w:space="0" w:color="auto" w:frame="1"/>
          </w:rPr>
          <w:t>ru39 was recovered from the Fall 2024 paired mission with a missing port wing and broken wing rail. Need more details.</w:t>
        </w:r>
      </w:ins>
      <w:del w:id="235" w:author="Lori Garzio" w:date="2025-02-06T14:53:00Z">
        <w:r w:rsidR="007A692B" w:rsidDel="0095631E">
          <w:rPr>
            <w:color w:val="242424"/>
            <w:bdr w:val="none" w:sz="0" w:space="0" w:color="auto" w:frame="1"/>
          </w:rPr>
          <w:delText xml:space="preserve">Due to delayed maintenance schedules at Teledyne and Sea-Bird, particularly for calibration and turnaround of the glider </w:delText>
        </w:r>
        <w:r w:rsidR="00D90211" w:rsidDel="0095631E">
          <w:rPr>
            <w:color w:val="242424"/>
            <w:bdr w:val="none" w:sz="0" w:space="0" w:color="auto" w:frame="1"/>
          </w:rPr>
          <w:delText>CTD/</w:delText>
        </w:r>
        <w:r w:rsidR="007A692B" w:rsidDel="0095631E">
          <w:rPr>
            <w:color w:val="242424"/>
            <w:bdr w:val="none" w:sz="0" w:space="0" w:color="auto" w:frame="1"/>
          </w:rPr>
          <w:delText xml:space="preserve">pH sensors, </w:delText>
        </w:r>
        <w:r w:rsidR="008B01EE" w:rsidDel="0095631E">
          <w:rPr>
            <w:color w:val="242424"/>
            <w:bdr w:val="none" w:sz="0" w:space="0" w:color="auto" w:frame="1"/>
          </w:rPr>
          <w:delText xml:space="preserve">as well as weather-related delays, </w:delText>
        </w:r>
        <w:r w:rsidR="007A692B" w:rsidDel="0095631E">
          <w:rPr>
            <w:color w:val="242424"/>
            <w:bdr w:val="none" w:sz="0" w:space="0" w:color="auto" w:frame="1"/>
          </w:rPr>
          <w:delText xml:space="preserve">deployment of the </w:delText>
        </w:r>
        <w:r w:rsidR="008B01EE" w:rsidDel="0095631E">
          <w:rPr>
            <w:color w:val="242424"/>
            <w:bdr w:val="none" w:sz="0" w:space="0" w:color="auto" w:frame="1"/>
          </w:rPr>
          <w:delText>Spring 2024</w:delText>
        </w:r>
        <w:r w:rsidR="0029284A" w:rsidDel="0095631E">
          <w:rPr>
            <w:color w:val="242424"/>
            <w:bdr w:val="none" w:sz="0" w:space="0" w:color="auto" w:frame="1"/>
          </w:rPr>
          <w:delText xml:space="preserve"> </w:delText>
        </w:r>
        <w:r w:rsidR="008B01EE" w:rsidDel="0095631E">
          <w:rPr>
            <w:color w:val="242424"/>
            <w:bdr w:val="none" w:sz="0" w:space="0" w:color="auto" w:frame="1"/>
          </w:rPr>
          <w:delText xml:space="preserve">paired mission occurred a bit later than desired (deployed April 29). With this delayed start to Year 2 missions, and with an average turnaround time between deployments of 2-3 weeks, the summer 2024 paired deployment started on July 23 and returned on August 23. Therefore, there was no August 2024 gap fill deployment. The </w:delText>
        </w:r>
        <w:r w:rsidR="008B01EE" w:rsidDel="0095631E">
          <w:rPr>
            <w:color w:val="242424"/>
            <w:bdr w:val="none" w:sz="0" w:space="0" w:color="auto" w:frame="1"/>
          </w:rPr>
          <w:lastRenderedPageBreak/>
          <w:delText xml:space="preserve">summer-fall transition gap fill glider was deployed on Sept </w:delText>
        </w:r>
        <w:r w:rsidR="00566633" w:rsidDel="0095631E">
          <w:rPr>
            <w:color w:val="242424"/>
            <w:bdr w:val="none" w:sz="0" w:space="0" w:color="auto" w:frame="1"/>
          </w:rPr>
          <w:delText>4</w:delText>
        </w:r>
        <w:r w:rsidR="008B01EE" w:rsidRPr="008B01EE" w:rsidDel="0095631E">
          <w:rPr>
            <w:color w:val="242424"/>
            <w:bdr w:val="none" w:sz="0" w:space="0" w:color="auto" w:frame="1"/>
            <w:vertAlign w:val="superscript"/>
          </w:rPr>
          <w:delText>th</w:delText>
        </w:r>
        <w:r w:rsidR="008B01EE" w:rsidDel="0095631E">
          <w:rPr>
            <w:color w:val="242424"/>
            <w:bdr w:val="none" w:sz="0" w:space="0" w:color="auto" w:frame="1"/>
          </w:rPr>
          <w:delText xml:space="preserve"> and is currently conducting its planned 30-day mission, and the Fall 2024 paired deployments are planned to start mid-October.</w:delText>
        </w:r>
      </w:del>
    </w:p>
    <w:p w14:paraId="09BE4B52" w14:textId="77777777" w:rsidR="005752AE" w:rsidRDefault="005752AE" w:rsidP="005752AE">
      <w:pPr>
        <w:pStyle w:val="xmsonormal"/>
        <w:shd w:val="clear" w:color="auto" w:fill="FFFFFF"/>
        <w:spacing w:before="0" w:beforeAutospacing="0" w:after="0" w:afterAutospacing="0"/>
        <w:rPr>
          <w:ins w:id="236" w:author="Lori Garzio" w:date="2025-02-06T14:53:00Z"/>
          <w:color w:val="242424"/>
          <w:bdr w:val="none" w:sz="0" w:space="0" w:color="auto" w:frame="1"/>
        </w:rPr>
      </w:pPr>
    </w:p>
    <w:p w14:paraId="468539EC" w14:textId="77777777" w:rsidR="0095631E" w:rsidRPr="0020567A" w:rsidRDefault="0095631E" w:rsidP="005752AE">
      <w:pPr>
        <w:pStyle w:val="xmsonormal"/>
        <w:shd w:val="clear" w:color="auto" w:fill="FFFFFF"/>
        <w:spacing w:before="0" w:beforeAutospacing="0" w:after="0" w:afterAutospacing="0"/>
        <w:rPr>
          <w:b/>
          <w:bCs/>
          <w:color w:val="242424"/>
          <w:bdr w:val="none" w:sz="0" w:space="0" w:color="auto" w:frame="1"/>
        </w:rPr>
      </w:pPr>
    </w:p>
    <w:p w14:paraId="4365C606" w14:textId="0C8F673E" w:rsidR="00946001" w:rsidRPr="004F3E3C" w:rsidRDefault="002D50D2" w:rsidP="004F3E3C">
      <w:pPr>
        <w:pStyle w:val="xmsonormal"/>
        <w:spacing w:before="0" w:beforeAutospacing="0" w:after="0" w:afterAutospacing="0"/>
        <w:rPr>
          <w:b/>
          <w:bCs/>
          <w:color w:val="242424"/>
          <w:bdr w:val="none" w:sz="0" w:space="0" w:color="auto" w:frame="1"/>
        </w:rPr>
      </w:pPr>
      <w:r w:rsidRPr="00CE5D9E">
        <w:rPr>
          <w:b/>
          <w:bCs/>
          <w:color w:val="242424"/>
          <w:bdr w:val="none" w:sz="0" w:space="0" w:color="auto" w:frame="1"/>
        </w:rPr>
        <w:t>Presentations</w:t>
      </w:r>
      <w:r w:rsidR="00763418">
        <w:rPr>
          <w:b/>
          <w:bCs/>
          <w:color w:val="242424"/>
          <w:bdr w:val="none" w:sz="0" w:space="0" w:color="auto" w:frame="1"/>
        </w:rPr>
        <w:t xml:space="preserve"> &amp; </w:t>
      </w:r>
      <w:r w:rsidRPr="00CE5D9E">
        <w:rPr>
          <w:b/>
          <w:bCs/>
          <w:color w:val="242424"/>
          <w:bdr w:val="none" w:sz="0" w:space="0" w:color="auto" w:frame="1"/>
        </w:rPr>
        <w:t xml:space="preserve">Publications (includes </w:t>
      </w:r>
      <w:r w:rsidR="00821774" w:rsidRPr="00CE5D9E">
        <w:rPr>
          <w:b/>
          <w:bCs/>
          <w:color w:val="242424"/>
          <w:bdr w:val="none" w:sz="0" w:space="0" w:color="auto" w:frame="1"/>
        </w:rPr>
        <w:t>only this</w:t>
      </w:r>
      <w:r w:rsidRPr="00CE5D9E">
        <w:rPr>
          <w:b/>
          <w:bCs/>
          <w:color w:val="242424"/>
          <w:bdr w:val="none" w:sz="0" w:space="0" w:color="auto" w:frame="1"/>
        </w:rPr>
        <w:t xml:space="preserve"> reporting period):</w:t>
      </w:r>
    </w:p>
    <w:p w14:paraId="6EF076D7" w14:textId="01DD0953" w:rsidR="006A2B01" w:rsidRPr="00A8656D" w:rsidDel="00011410" w:rsidRDefault="006A2B01" w:rsidP="001051B8">
      <w:pPr>
        <w:pStyle w:val="NormalWeb"/>
        <w:shd w:val="clear" w:color="auto" w:fill="FFFFFF"/>
        <w:spacing w:after="0"/>
        <w:ind w:left="360" w:hanging="360"/>
        <w:rPr>
          <w:del w:id="237" w:author="Laura Nazzaro" w:date="2025-02-07T22:57:00Z" w16du:dateUtc="2025-02-08T03:57:00Z"/>
          <w:rFonts w:ascii="Times New Roman" w:hAnsi="Times New Roman" w:cs="Times New Roman"/>
          <w:color w:val="000000" w:themeColor="text1"/>
        </w:rPr>
      </w:pPr>
      <w:del w:id="238" w:author="Laura Nazzaro" w:date="2025-02-07T22:57:00Z" w16du:dateUtc="2025-02-08T03:57:00Z">
        <w:r w:rsidRPr="00A8656D" w:rsidDel="00011410">
          <w:rPr>
            <w:rFonts w:ascii="Times New Roman" w:hAnsi="Times New Roman" w:cs="Times New Roman"/>
            <w:color w:val="000000" w:themeColor="text1"/>
          </w:rPr>
          <w:delText xml:space="preserve">Occhiogrosso, N.S. 2024. </w:delText>
        </w:r>
        <w:r w:rsidRPr="00A8656D" w:rsidDel="00011410">
          <w:rPr>
            <w:rFonts w:ascii="Times New Roman" w:hAnsi="Times New Roman" w:cs="Times New Roman"/>
          </w:rPr>
          <w:delText>Glider-observed seasonal and spatial distributions of zooplankton in the Mid-Atlantic Bight</w:delText>
        </w:r>
        <w:r w:rsidRPr="00A8656D" w:rsidDel="00011410">
          <w:rPr>
            <w:rFonts w:ascii="Times New Roman" w:hAnsi="Times New Roman" w:cs="Times New Roman"/>
            <w:color w:val="000000" w:themeColor="text1"/>
          </w:rPr>
          <w:delText xml:space="preserve">. Thesis for the Master of Operational Oceanography Program. Graduate Program in Oceanography, Rutgers University. 20 p. Appendix 1. </w:delText>
        </w:r>
      </w:del>
    </w:p>
    <w:p w14:paraId="7F150CB1" w14:textId="35875F85" w:rsidR="009F5667" w:rsidRPr="00A8656D" w:rsidDel="00011410" w:rsidRDefault="009F5667" w:rsidP="001051B8">
      <w:pPr>
        <w:pStyle w:val="NormalWeb"/>
        <w:shd w:val="clear" w:color="auto" w:fill="FFFFFF"/>
        <w:spacing w:after="0"/>
        <w:ind w:left="360" w:hanging="360"/>
        <w:rPr>
          <w:del w:id="239" w:author="Laura Nazzaro" w:date="2025-02-07T22:57:00Z" w16du:dateUtc="2025-02-08T03:57:00Z"/>
          <w:rFonts w:ascii="Times New Roman" w:hAnsi="Times New Roman" w:cs="Times New Roman"/>
        </w:rPr>
      </w:pPr>
      <w:del w:id="240" w:author="Laura Nazzaro" w:date="2025-02-07T22:57:00Z" w16du:dateUtc="2025-02-08T03:57:00Z">
        <w:r w:rsidRPr="00A8656D" w:rsidDel="00011410">
          <w:rPr>
            <w:rFonts w:ascii="Times New Roman" w:hAnsi="Times New Roman" w:cs="Times New Roman"/>
            <w:color w:val="000000" w:themeColor="text1"/>
          </w:rPr>
          <w:delText xml:space="preserve">Pescatore, S. 2024. </w:delText>
        </w:r>
        <w:r w:rsidR="00A8656D" w:rsidRPr="00A8656D" w:rsidDel="00011410">
          <w:rPr>
            <w:rFonts w:ascii="Times New Roman" w:hAnsi="Times New Roman" w:cs="Times New Roman"/>
          </w:rPr>
          <w:delText>Associating fish tag detections to satellite derived water masses and ocean front gradients</w:delText>
        </w:r>
        <w:r w:rsidR="00A8656D" w:rsidRPr="00A8656D" w:rsidDel="00011410">
          <w:rPr>
            <w:rFonts w:ascii="Times New Roman" w:hAnsi="Times New Roman" w:cs="Times New Roman"/>
            <w:color w:val="000000" w:themeColor="text1"/>
          </w:rPr>
          <w:delText xml:space="preserve">. </w:delText>
        </w:r>
        <w:r w:rsidRPr="00A8656D" w:rsidDel="00011410">
          <w:rPr>
            <w:rFonts w:ascii="Times New Roman" w:hAnsi="Times New Roman" w:cs="Times New Roman"/>
            <w:color w:val="000000" w:themeColor="text1"/>
          </w:rPr>
          <w:delText xml:space="preserve">Thesis for the Master of Operational Oceanography Program. Graduate Program in Oceanography, Rutgers University. </w:delText>
        </w:r>
        <w:r w:rsidR="00A8656D" w:rsidRPr="00A8656D" w:rsidDel="00011410">
          <w:rPr>
            <w:rFonts w:ascii="Times New Roman" w:hAnsi="Times New Roman" w:cs="Times New Roman"/>
            <w:color w:val="000000" w:themeColor="text1"/>
          </w:rPr>
          <w:delText>19</w:delText>
        </w:r>
        <w:r w:rsidRPr="00A8656D" w:rsidDel="00011410">
          <w:rPr>
            <w:rFonts w:ascii="Times New Roman" w:hAnsi="Times New Roman" w:cs="Times New Roman"/>
            <w:color w:val="000000" w:themeColor="text1"/>
          </w:rPr>
          <w:delText xml:space="preserve"> p. Appendix 2. </w:delText>
        </w:r>
      </w:del>
    </w:p>
    <w:p w14:paraId="30E55AF6" w14:textId="1ADA782D" w:rsidR="00EF79F8" w:rsidRPr="007B28BC" w:rsidDel="00011410" w:rsidRDefault="00614AB8" w:rsidP="001051B8">
      <w:pPr>
        <w:pStyle w:val="NormalWeb"/>
        <w:shd w:val="clear" w:color="auto" w:fill="FFFFFF"/>
        <w:spacing w:after="0"/>
        <w:ind w:left="360" w:hanging="360"/>
        <w:rPr>
          <w:del w:id="241" w:author="Laura Nazzaro" w:date="2025-02-07T22:57:00Z" w16du:dateUtc="2025-02-08T03:57:00Z"/>
          <w:rFonts w:ascii="Times New Roman" w:hAnsi="Times New Roman" w:cs="Times New Roman"/>
          <w:color w:val="000000" w:themeColor="text1"/>
        </w:rPr>
      </w:pPr>
      <w:del w:id="242" w:author="Laura Nazzaro" w:date="2025-02-07T22:57:00Z" w16du:dateUtc="2025-02-08T03:57:00Z">
        <w:r w:rsidRPr="00A8656D" w:rsidDel="00011410">
          <w:rPr>
            <w:rFonts w:ascii="Times New Roman" w:hAnsi="Times New Roman" w:cs="Times New Roman"/>
            <w:color w:val="000000" w:themeColor="text1"/>
          </w:rPr>
          <w:delText>Saba, G. 2024. Why measure coastal acidification? What can it tell us? Insight from a New Jersey case</w:delText>
        </w:r>
        <w:r w:rsidRPr="001051B8" w:rsidDel="00011410">
          <w:rPr>
            <w:rFonts w:ascii="Times New Roman" w:hAnsi="Times New Roman" w:cs="Times New Roman"/>
            <w:color w:val="000000" w:themeColor="text1"/>
          </w:rPr>
          <w:delText xml:space="preserve"> study. Invited talk presented at the Mid-Atlantic Ocean Acidification Workshop.</w:delText>
        </w:r>
        <w:r w:rsidRPr="007B28BC" w:rsidDel="00011410">
          <w:rPr>
            <w:rFonts w:ascii="Times New Roman" w:hAnsi="Times New Roman" w:cs="Times New Roman"/>
            <w:color w:val="000000" w:themeColor="text1"/>
          </w:rPr>
          <w:delText xml:space="preserve"> September 2024. Baltimore, MD.</w:delText>
        </w:r>
      </w:del>
    </w:p>
    <w:p w14:paraId="2F917827" w14:textId="78CE7223" w:rsidR="00EF79F8" w:rsidRPr="007B28BC" w:rsidDel="00011410" w:rsidRDefault="00EF79F8" w:rsidP="007B28BC">
      <w:pPr>
        <w:pStyle w:val="NormalWeb"/>
        <w:shd w:val="clear" w:color="auto" w:fill="FFFFFF"/>
        <w:spacing w:after="0"/>
        <w:ind w:left="360" w:hanging="360"/>
        <w:rPr>
          <w:del w:id="243" w:author="Laura Nazzaro" w:date="2025-02-07T22:57:00Z" w16du:dateUtc="2025-02-08T03:57:00Z"/>
          <w:rFonts w:ascii="Times New Roman" w:hAnsi="Times New Roman" w:cs="Times New Roman"/>
          <w:color w:val="000000" w:themeColor="text1"/>
        </w:rPr>
      </w:pPr>
      <w:del w:id="244" w:author="Laura Nazzaro" w:date="2025-02-07T22:57:00Z" w16du:dateUtc="2025-02-08T03:57:00Z">
        <w:r w:rsidRPr="007B28BC" w:rsidDel="00011410">
          <w:rPr>
            <w:rFonts w:ascii="Times New Roman" w:hAnsi="Times New Roman" w:cs="Times New Roman"/>
            <w:color w:val="000000"/>
          </w:rPr>
          <w:delText>Kohut, J.T., McGarigal, C., Lawrence, K., Saba, G.K. 2024. An autonomous-based oceanographic and ecological baseline to inform offshore wind development. </w:delText>
        </w:r>
        <w:r w:rsidR="009E299D" w:rsidDel="00011410">
          <w:rPr>
            <w:rFonts w:ascii="Times New Roman" w:hAnsi="Times New Roman" w:cs="Times New Roman"/>
            <w:color w:val="000000"/>
          </w:rPr>
          <w:delText xml:space="preserve">Talk presented at the </w:delText>
        </w:r>
        <w:r w:rsidRPr="007B28BC" w:rsidDel="00011410">
          <w:rPr>
            <w:rFonts w:ascii="Times New Roman" w:hAnsi="Times New Roman" w:cs="Times New Roman"/>
            <w:color w:val="000000"/>
          </w:rPr>
          <w:delText>Underwater Gliders User Group Workshop. September 2024. Ann Arbor, MI. </w:delText>
        </w:r>
      </w:del>
    </w:p>
    <w:p w14:paraId="04BCA2B2" w14:textId="4D3FBFA9" w:rsidR="00CE5D9E" w:rsidRPr="007B28BC" w:rsidDel="00011410" w:rsidRDefault="00CE5D9E" w:rsidP="007B28BC">
      <w:pPr>
        <w:pStyle w:val="NormalWeb"/>
        <w:shd w:val="clear" w:color="auto" w:fill="FFFFFF"/>
        <w:spacing w:after="0"/>
        <w:ind w:left="360" w:hanging="360"/>
        <w:rPr>
          <w:del w:id="245" w:author="Laura Nazzaro" w:date="2025-02-07T22:57:00Z" w16du:dateUtc="2025-02-08T03:57:00Z"/>
          <w:rFonts w:ascii="Times New Roman" w:hAnsi="Times New Roman" w:cs="Times New Roman"/>
          <w:color w:val="000000" w:themeColor="text1"/>
        </w:rPr>
      </w:pPr>
      <w:del w:id="246" w:author="Laura Nazzaro" w:date="2025-02-07T22:57:00Z" w16du:dateUtc="2025-02-08T03:57:00Z">
        <w:r w:rsidRPr="007B28BC" w:rsidDel="00011410">
          <w:rPr>
            <w:rFonts w:ascii="Times New Roman" w:hAnsi="Times New Roman" w:cs="Times New Roman"/>
          </w:rPr>
          <w:delText xml:space="preserve">Garzio, L., Nazzaro, L., Kohut, J.T., Saba, G.K. 2024. </w:delText>
        </w:r>
        <w:r w:rsidR="009E299D" w:rsidRPr="009E299D" w:rsidDel="00011410">
          <w:rPr>
            <w:rFonts w:ascii="Times New Roman" w:hAnsi="Times New Roman" w:cs="Times New Roman"/>
          </w:rPr>
          <w:delText>2023 Seasonal Mid-Atlantic Ocean Temperatures and Stressors</w:delText>
        </w:r>
        <w:r w:rsidR="009E299D" w:rsidDel="00011410">
          <w:rPr>
            <w:rFonts w:ascii="Times New Roman" w:hAnsi="Times New Roman" w:cs="Times New Roman"/>
          </w:rPr>
          <w:delText xml:space="preserve">. Talk presented at the </w:delText>
        </w:r>
        <w:r w:rsidR="009E299D" w:rsidRPr="009E299D" w:rsidDel="00011410">
          <w:rPr>
            <w:rFonts w:ascii="Times New Roman" w:hAnsi="Times New Roman" w:cs="Times New Roman"/>
          </w:rPr>
          <w:delText>State of the Climate: New Jersey 2023</w:delText>
        </w:r>
        <w:r w:rsidR="009E299D" w:rsidDel="00011410">
          <w:rPr>
            <w:rFonts w:ascii="Times New Roman" w:hAnsi="Times New Roman" w:cs="Times New Roman"/>
          </w:rPr>
          <w:delText xml:space="preserve"> webinar. </w:delText>
        </w:r>
        <w:r w:rsidRPr="007B28BC" w:rsidDel="00011410">
          <w:rPr>
            <w:rFonts w:ascii="Times New Roman" w:hAnsi="Times New Roman" w:cs="Times New Roman"/>
          </w:rPr>
          <w:delText>July 2024. Virtual.</w:delText>
        </w:r>
      </w:del>
    </w:p>
    <w:p w14:paraId="125EA271" w14:textId="14354C1B" w:rsidR="007B28BC" w:rsidRPr="007B28BC" w:rsidDel="00011410" w:rsidRDefault="00614AB8" w:rsidP="007B28BC">
      <w:pPr>
        <w:pStyle w:val="NormalWeb"/>
        <w:shd w:val="clear" w:color="auto" w:fill="FFFFFF"/>
        <w:spacing w:after="0"/>
        <w:ind w:left="360" w:hanging="360"/>
        <w:rPr>
          <w:del w:id="247" w:author="Laura Nazzaro" w:date="2025-02-07T22:57:00Z" w16du:dateUtc="2025-02-08T03:57:00Z"/>
          <w:rFonts w:ascii="Times New Roman" w:hAnsi="Times New Roman" w:cs="Times New Roman"/>
          <w:color w:val="000000" w:themeColor="text1"/>
        </w:rPr>
      </w:pPr>
      <w:del w:id="248" w:author="Laura Nazzaro" w:date="2025-02-07T22:57:00Z" w16du:dateUtc="2025-02-08T03:57:00Z">
        <w:r w:rsidRPr="007B28BC" w:rsidDel="00011410">
          <w:rPr>
            <w:rFonts w:ascii="Times New Roman" w:hAnsi="Times New Roman" w:cs="Times New Roman"/>
          </w:rPr>
          <w:delText>Saba, G.K., McGarigal, C., Lawrence, K., Kohut, J.T. 2024. An autonomous-based oceanographic and</w:delText>
        </w:r>
        <w:r w:rsidRPr="007B28BC" w:rsidDel="00011410">
          <w:rPr>
            <w:rFonts w:ascii="Times New Roman" w:hAnsi="Times New Roman" w:cs="Times New Roman"/>
            <w:bCs/>
          </w:rPr>
          <w:delText xml:space="preserve"> ecological baseline to inform offshore wind development.</w:delText>
        </w:r>
        <w:r w:rsidRPr="007B28BC" w:rsidDel="00011410">
          <w:rPr>
            <w:rFonts w:ascii="Times New Roman" w:hAnsi="Times New Roman" w:cs="Times New Roman"/>
          </w:rPr>
          <w:delText xml:space="preserve"> </w:delText>
        </w:r>
        <w:r w:rsidRPr="007B28BC" w:rsidDel="00011410">
          <w:rPr>
            <w:rFonts w:ascii="Times New Roman" w:hAnsi="Times New Roman" w:cs="Times New Roman"/>
            <w:color w:val="000000" w:themeColor="text1"/>
          </w:rPr>
          <w:delText>Poster presented at NYSERDA’s State of the Science 2024 Workshop Taking an Ecosystem Approach: Integrating Offshore Wind, Wildlife, and Fisheries. July 2024. Long Island, NY.</w:delText>
        </w:r>
      </w:del>
    </w:p>
    <w:p w14:paraId="019A3013" w14:textId="2886AD17" w:rsidR="007B28BC" w:rsidRPr="007B28BC" w:rsidDel="00011410" w:rsidRDefault="007B28BC" w:rsidP="007B28BC">
      <w:pPr>
        <w:pStyle w:val="NormalWeb"/>
        <w:shd w:val="clear" w:color="auto" w:fill="FFFFFF"/>
        <w:spacing w:after="0"/>
        <w:ind w:left="360" w:hanging="360"/>
        <w:rPr>
          <w:del w:id="249" w:author="Laura Nazzaro" w:date="2025-02-07T22:57:00Z" w16du:dateUtc="2025-02-08T03:57:00Z"/>
          <w:rFonts w:ascii="Times New Roman" w:hAnsi="Times New Roman" w:cs="Times New Roman"/>
          <w:color w:val="000000"/>
        </w:rPr>
      </w:pPr>
      <w:del w:id="250" w:author="Laura Nazzaro" w:date="2025-02-07T22:57:00Z" w16du:dateUtc="2025-02-08T03:57:00Z">
        <w:r w:rsidRPr="007B28BC" w:rsidDel="00011410">
          <w:rPr>
            <w:rFonts w:ascii="Times New Roman" w:hAnsi="Times New Roman" w:cs="Times New Roman"/>
            <w:color w:val="000000"/>
          </w:rPr>
          <w:delText xml:space="preserve">Kohut, J.T., McGarigal, C., Lawrence, K., Saba, G.K. 2024. </w:delText>
        </w:r>
        <w:r w:rsidR="00EF79F8" w:rsidRPr="007B28BC" w:rsidDel="00011410">
          <w:rPr>
            <w:rFonts w:ascii="Times New Roman" w:hAnsi="Times New Roman" w:cs="Times New Roman"/>
            <w:color w:val="000000"/>
          </w:rPr>
          <w:delText>An autonomous-based oceanographic and ecological baseline to inform offshore wind</w:delText>
        </w:r>
        <w:r w:rsidRPr="007B28BC" w:rsidDel="00011410">
          <w:rPr>
            <w:rFonts w:ascii="Times New Roman" w:hAnsi="Times New Roman" w:cs="Times New Roman"/>
            <w:color w:val="000000"/>
          </w:rPr>
          <w:delText xml:space="preserve"> </w:delText>
        </w:r>
        <w:r w:rsidR="00EF79F8" w:rsidRPr="007B28BC" w:rsidDel="00011410">
          <w:rPr>
            <w:rFonts w:ascii="Times New Roman" w:hAnsi="Times New Roman" w:cs="Times New Roman"/>
            <w:color w:val="000000"/>
          </w:rPr>
          <w:delText>development. </w:delText>
        </w:r>
        <w:r w:rsidR="009E299D" w:rsidDel="00011410">
          <w:rPr>
            <w:rFonts w:ascii="Times New Roman" w:hAnsi="Times New Roman" w:cs="Times New Roman"/>
            <w:color w:val="000000"/>
          </w:rPr>
          <w:delText xml:space="preserve">Talk presented at the </w:delText>
        </w:r>
        <w:r w:rsidR="00EF79F8" w:rsidRPr="007B28BC" w:rsidDel="00011410">
          <w:rPr>
            <w:rFonts w:ascii="Times New Roman" w:hAnsi="Times New Roman" w:cs="Times New Roman"/>
            <w:color w:val="000000"/>
          </w:rPr>
          <w:delText>International Underwater Glider Conference. June 2024.</w:delText>
        </w:r>
        <w:r w:rsidRPr="007B28BC" w:rsidDel="00011410">
          <w:rPr>
            <w:rFonts w:ascii="Times New Roman" w:hAnsi="Times New Roman" w:cs="Times New Roman"/>
            <w:color w:val="000000"/>
          </w:rPr>
          <w:delText xml:space="preserve"> Gothenburg, Sweden.</w:delText>
        </w:r>
      </w:del>
    </w:p>
    <w:p w14:paraId="44817D30" w14:textId="35B7573C" w:rsidR="00DC31E0" w:rsidRPr="000C3A3B" w:rsidRDefault="007B28BC" w:rsidP="000C3A3B">
      <w:pPr>
        <w:pStyle w:val="NormalWeb"/>
        <w:shd w:val="clear" w:color="auto" w:fill="FFFFFF"/>
        <w:spacing w:after="0"/>
        <w:ind w:left="360" w:hanging="360"/>
        <w:rPr>
          <w:rFonts w:ascii="Times New Roman" w:hAnsi="Times New Roman" w:cs="Times New Roman"/>
          <w:color w:val="000000" w:themeColor="text1"/>
        </w:rPr>
      </w:pPr>
      <w:del w:id="251" w:author="Laura Nazzaro" w:date="2025-02-07T22:57:00Z" w16du:dateUtc="2025-02-08T03:57:00Z">
        <w:r w:rsidRPr="007B28BC" w:rsidDel="00011410">
          <w:rPr>
            <w:rFonts w:ascii="Times New Roman" w:hAnsi="Times New Roman" w:cs="Times New Roman"/>
            <w:color w:val="000000"/>
          </w:rPr>
          <w:delText xml:space="preserve">Kohut, J.T., McGarigal, C., Lawrence, K., Saba, G.K. 2024. </w:delText>
        </w:r>
        <w:r w:rsidR="00EF79F8" w:rsidRPr="007B28BC" w:rsidDel="00011410">
          <w:rPr>
            <w:rFonts w:ascii="Times New Roman" w:hAnsi="Times New Roman" w:cs="Times New Roman"/>
            <w:color w:val="000000"/>
          </w:rPr>
          <w:delText>An autonomous-based oceanographic and ecological baseline to inform offshore wind development. </w:delText>
        </w:r>
        <w:r w:rsidR="009E299D" w:rsidDel="00011410">
          <w:rPr>
            <w:rFonts w:ascii="Times New Roman" w:hAnsi="Times New Roman" w:cs="Times New Roman"/>
            <w:color w:val="000000"/>
          </w:rPr>
          <w:delText xml:space="preserve">Talk presented at the </w:delText>
        </w:r>
        <w:r w:rsidR="00EF79F8" w:rsidRPr="007B28BC" w:rsidDel="00011410">
          <w:rPr>
            <w:rFonts w:ascii="Times New Roman" w:hAnsi="Times New Roman" w:cs="Times New Roman"/>
            <w:color w:val="000000"/>
          </w:rPr>
          <w:delText>Mid-Atlantic Ocean Forum. May 2024.</w:delText>
        </w:r>
        <w:r w:rsidDel="00011410">
          <w:rPr>
            <w:rFonts w:ascii="Times New Roman" w:hAnsi="Times New Roman" w:cs="Times New Roman"/>
            <w:color w:val="000000"/>
          </w:rPr>
          <w:delText xml:space="preserve"> </w:delText>
        </w:r>
        <w:r w:rsidRPr="007B28BC" w:rsidDel="00011410">
          <w:rPr>
            <w:rFonts w:ascii="Times New Roman" w:hAnsi="Times New Roman" w:cs="Times New Roman"/>
            <w:color w:val="000000"/>
          </w:rPr>
          <w:delText>Lewes</w:delText>
        </w:r>
        <w:r w:rsidDel="00011410">
          <w:rPr>
            <w:rFonts w:ascii="Times New Roman" w:hAnsi="Times New Roman" w:cs="Times New Roman"/>
            <w:color w:val="000000"/>
          </w:rPr>
          <w:delText xml:space="preserve">, </w:delText>
        </w:r>
        <w:r w:rsidRPr="007B28BC" w:rsidDel="00011410">
          <w:rPr>
            <w:rFonts w:ascii="Times New Roman" w:hAnsi="Times New Roman" w:cs="Times New Roman"/>
            <w:color w:val="000000"/>
          </w:rPr>
          <w:delText>DE.</w:delText>
        </w:r>
      </w:del>
      <w:ins w:id="252" w:author="Laura Nazzaro" w:date="2025-02-07T22:57:00Z" w16du:dateUtc="2025-02-08T03:57:00Z">
        <w:r w:rsidR="00011410">
          <w:rPr>
            <w:rFonts w:ascii="Times New Roman" w:hAnsi="Times New Roman" w:cs="Times New Roman"/>
            <w:color w:val="000000" w:themeColor="text1"/>
          </w:rPr>
          <w:t xml:space="preserve">Laura NARWC poster but too tired </w:t>
        </w:r>
      </w:ins>
      <w:ins w:id="253" w:author="Laura Nazzaro" w:date="2025-02-07T22:58:00Z" w16du:dateUtc="2025-02-08T03:58:00Z">
        <w:r w:rsidR="00011410">
          <w:rPr>
            <w:rFonts w:ascii="Times New Roman" w:hAnsi="Times New Roman" w:cs="Times New Roman"/>
            <w:color w:val="000000" w:themeColor="text1"/>
          </w:rPr>
          <w:t>to get details right now. Will see if I can remember anything else Josh or Grace has mentioned too.</w:t>
        </w:r>
      </w:ins>
      <w:r w:rsidRPr="007B28BC">
        <w:rPr>
          <w:rFonts w:ascii="Times New Roman" w:hAnsi="Times New Roman" w:cs="Times New Roman"/>
          <w:color w:val="000000"/>
        </w:rPr>
        <w:t> </w:t>
      </w:r>
      <w:bookmarkStart w:id="254" w:name="_Hlk172471594"/>
      <w:bookmarkEnd w:id="254"/>
    </w:p>
    <w:sectPr w:rsidR="00DC31E0" w:rsidRPr="000C3A3B" w:rsidSect="00B11C84">
      <w:footerReference w:type="even" r:id="rId40"/>
      <w:footerReference w:type="default" r:id="rId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Lori Garzio" w:date="2025-02-06T13:41:00Z" w:initials="LG">
    <w:p w14:paraId="7C6C9020" w14:textId="4D453303" w:rsidR="00713C99" w:rsidRDefault="00713C99">
      <w:pPr>
        <w:pStyle w:val="CommentText"/>
      </w:pPr>
      <w:r>
        <w:rPr>
          <w:rStyle w:val="CommentReference"/>
        </w:rPr>
        <w:annotationRef/>
      </w:r>
      <w:r>
        <w:t>Update this</w:t>
      </w:r>
    </w:p>
  </w:comment>
  <w:comment w:id="43" w:author="Lori Garzio" w:date="2025-02-06T13:47:00Z" w:initials="LG">
    <w:p w14:paraId="15869DA2" w14:textId="2D343751" w:rsidR="003D22DA" w:rsidRDefault="003D22DA">
      <w:pPr>
        <w:pStyle w:val="CommentText"/>
      </w:pPr>
      <w:r>
        <w:rPr>
          <w:rStyle w:val="CommentReference"/>
        </w:rPr>
        <w:annotationRef/>
      </w:r>
      <w:r>
        <w:t>Lori needs to update figure</w:t>
      </w:r>
    </w:p>
  </w:comment>
  <w:comment w:id="46" w:author="Laura Nazzaro" w:date="2025-02-07T15:30:00Z" w:initials="LN">
    <w:p w14:paraId="2C09086F" w14:textId="77777777" w:rsidR="00472160" w:rsidRDefault="00472160" w:rsidP="00472160">
      <w:r>
        <w:rPr>
          <w:rStyle w:val="CommentReference"/>
        </w:rPr>
        <w:annotationRef/>
      </w:r>
      <w:r>
        <w:rPr>
          <w:color w:val="000000"/>
          <w:sz w:val="20"/>
          <w:szCs w:val="20"/>
        </w:rPr>
        <w:t>Reminder to revisit this before submitting, just in case the gliders don’t go in before then.</w:t>
      </w:r>
    </w:p>
  </w:comment>
  <w:comment w:id="72" w:author="Lori Garzio" w:date="2025-02-06T13:53:00Z" w:initials="LG">
    <w:p w14:paraId="0841A74B" w14:textId="668EC622" w:rsidR="002E033E" w:rsidRDefault="002E033E">
      <w:pPr>
        <w:pStyle w:val="CommentText"/>
      </w:pPr>
      <w:r>
        <w:rPr>
          <w:rStyle w:val="CommentReference"/>
        </w:rPr>
        <w:annotationRef/>
      </w:r>
      <w:r>
        <w:t>Grace update</w:t>
      </w:r>
    </w:p>
  </w:comment>
  <w:comment w:id="97" w:author="Lori Garzio" w:date="2025-02-06T14:49:00Z" w:initials="LG">
    <w:p w14:paraId="469F5971" w14:textId="11CD9D39" w:rsidR="004D193A" w:rsidRDefault="004D193A">
      <w:pPr>
        <w:pStyle w:val="CommentText"/>
      </w:pPr>
      <w:r>
        <w:rPr>
          <w:rStyle w:val="CommentReference"/>
        </w:rPr>
        <w:annotationRef/>
      </w:r>
      <w:r>
        <w:t>Add links once deployed</w:t>
      </w:r>
    </w:p>
  </w:comment>
  <w:comment w:id="102" w:author="Lori Garzio" w:date="2025-02-06T14:56:00Z" w:initials="LG">
    <w:p w14:paraId="7F510A5B" w14:textId="43B20145" w:rsidR="001E2837" w:rsidRDefault="001E2837">
      <w:pPr>
        <w:pStyle w:val="CommentText"/>
      </w:pPr>
      <w:r>
        <w:rPr>
          <w:rStyle w:val="CommentReference"/>
        </w:rPr>
        <w:annotationRef/>
      </w:r>
      <w:r>
        <w:t>Lori to update figure and text</w:t>
      </w:r>
    </w:p>
  </w:comment>
  <w:comment w:id="103" w:author="Laura Nazzaro" w:date="2025-02-07T18:44:00Z" w:initials="LN">
    <w:p w14:paraId="4CA5C0F6" w14:textId="77777777" w:rsidR="000B7284" w:rsidRDefault="000B7284" w:rsidP="000B7284">
      <w:r>
        <w:rPr>
          <w:rStyle w:val="CommentReference"/>
        </w:rPr>
        <w:annotationRef/>
      </w:r>
      <w:r>
        <w:rPr>
          <w:color w:val="000000"/>
          <w:sz w:val="20"/>
          <w:szCs w:val="20"/>
        </w:rPr>
        <w:t>Subtract 2 to exclude 1-day deployments. Add new number for winter deployments.</w:t>
      </w:r>
    </w:p>
  </w:comment>
  <w:comment w:id="107" w:author="Laura Nazzaro" w:date="2025-02-07T18:45:00Z" w:initials="LN">
    <w:p w14:paraId="747621D0" w14:textId="77777777" w:rsidR="000B7284" w:rsidRDefault="000B7284" w:rsidP="000B7284">
      <w:r>
        <w:rPr>
          <w:rStyle w:val="CommentReference"/>
        </w:rPr>
        <w:annotationRef/>
      </w:r>
      <w:r>
        <w:rPr>
          <w:color w:val="000000"/>
          <w:sz w:val="20"/>
          <w:szCs w:val="20"/>
        </w:rPr>
        <w:t>This includes 4/20/23 through 2/17/25.</w:t>
      </w:r>
    </w:p>
  </w:comment>
  <w:comment w:id="113" w:author="Laura Nazzaro" w:date="2025-02-07T18:16:00Z" w:initials="LN">
    <w:p w14:paraId="32561F2B" w14:textId="505A6ECE" w:rsidR="001D4B72" w:rsidRDefault="001D4B72" w:rsidP="001D4B72">
      <w:r>
        <w:rPr>
          <w:rStyle w:val="CommentReference"/>
        </w:rPr>
        <w:annotationRef/>
      </w:r>
      <w:r>
        <w:rPr>
          <w:color w:val="000000"/>
          <w:sz w:val="20"/>
          <w:szCs w:val="20"/>
        </w:rPr>
        <w:t>This includes the two 1-day deployments, subtract 39 to exclude them, add in distance traveled for winter deployments if we want.</w:t>
      </w:r>
    </w:p>
  </w:comment>
  <w:comment w:id="117" w:author="Laura Nazzaro" w:date="2025-02-07T18:49:00Z" w:initials="LN">
    <w:p w14:paraId="3AACDD1F" w14:textId="77777777" w:rsidR="000B7284" w:rsidRDefault="000B7284" w:rsidP="000B7284">
      <w:r>
        <w:rPr>
          <w:rStyle w:val="CommentReference"/>
        </w:rPr>
        <w:annotationRef/>
      </w:r>
      <w:r>
        <w:rPr>
          <w:color w:val="000000"/>
          <w:sz w:val="20"/>
          <w:szCs w:val="20"/>
        </w:rPr>
        <w:t>Only real thing noted in the one-pagers for this reporting period is the capture of the northern NJ fall bloom during the September gap-fill. I can help fill this section in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C9020" w15:done="0"/>
  <w15:commentEx w15:paraId="15869DA2" w15:done="0"/>
  <w15:commentEx w15:paraId="2C09086F" w15:done="0"/>
  <w15:commentEx w15:paraId="0841A74B" w15:done="0"/>
  <w15:commentEx w15:paraId="469F5971" w15:done="0"/>
  <w15:commentEx w15:paraId="7F510A5B" w15:done="0"/>
  <w15:commentEx w15:paraId="4CA5C0F6" w15:done="0"/>
  <w15:commentEx w15:paraId="747621D0" w15:done="0"/>
  <w15:commentEx w15:paraId="32561F2B" w15:done="0"/>
  <w15:commentEx w15:paraId="3AACDD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2EC98" w16cex:dateUtc="2025-02-06T18:41:00Z"/>
  <w16cex:commentExtensible w16cex:durableId="149DAC3E" w16cex:dateUtc="2025-02-06T18:47:00Z"/>
  <w16cex:commentExtensible w16cex:durableId="0D0CB4B1" w16cex:dateUtc="2025-02-07T20:30:00Z"/>
  <w16cex:commentExtensible w16cex:durableId="27057164" w16cex:dateUtc="2025-02-06T18:53:00Z"/>
  <w16cex:commentExtensible w16cex:durableId="683945E2" w16cex:dateUtc="2025-02-06T19:49:00Z"/>
  <w16cex:commentExtensible w16cex:durableId="510D60FB" w16cex:dateUtc="2025-02-06T19:56:00Z"/>
  <w16cex:commentExtensible w16cex:durableId="13F8FBD6" w16cex:dateUtc="2025-02-07T23:44:00Z"/>
  <w16cex:commentExtensible w16cex:durableId="74B39AE8" w16cex:dateUtc="2025-02-07T23:45:00Z"/>
  <w16cex:commentExtensible w16cex:durableId="2A1190BF" w16cex:dateUtc="2025-02-07T23:16:00Z"/>
  <w16cex:commentExtensible w16cex:durableId="387B012F" w16cex:dateUtc="2025-02-07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C9020" w16cid:durableId="7672EC98"/>
  <w16cid:commentId w16cid:paraId="15869DA2" w16cid:durableId="149DAC3E"/>
  <w16cid:commentId w16cid:paraId="2C09086F" w16cid:durableId="0D0CB4B1"/>
  <w16cid:commentId w16cid:paraId="0841A74B" w16cid:durableId="27057164"/>
  <w16cid:commentId w16cid:paraId="469F5971" w16cid:durableId="683945E2"/>
  <w16cid:commentId w16cid:paraId="7F510A5B" w16cid:durableId="510D60FB"/>
  <w16cid:commentId w16cid:paraId="4CA5C0F6" w16cid:durableId="13F8FBD6"/>
  <w16cid:commentId w16cid:paraId="747621D0" w16cid:durableId="74B39AE8"/>
  <w16cid:commentId w16cid:paraId="32561F2B" w16cid:durableId="2A1190BF"/>
  <w16cid:commentId w16cid:paraId="3AACDD1F" w16cid:durableId="387B0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9267" w14:textId="77777777" w:rsidR="00C07805" w:rsidRDefault="00C07805" w:rsidP="00307C43">
      <w:r>
        <w:separator/>
      </w:r>
    </w:p>
  </w:endnote>
  <w:endnote w:type="continuationSeparator" w:id="0">
    <w:p w14:paraId="240CD76C" w14:textId="77777777" w:rsidR="00C07805" w:rsidRDefault="00C07805" w:rsidP="0030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493793"/>
      <w:docPartObj>
        <w:docPartGallery w:val="Page Numbers (Bottom of Page)"/>
        <w:docPartUnique/>
      </w:docPartObj>
    </w:sdtPr>
    <w:sdtContent>
      <w:p w14:paraId="1E9D999F" w14:textId="3FF49119" w:rsidR="0065793C" w:rsidRDefault="0065793C" w:rsidP="005C5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3A3B">
          <w:rPr>
            <w:rStyle w:val="PageNumber"/>
            <w:noProof/>
          </w:rPr>
          <w:t>12</w:t>
        </w:r>
        <w:r>
          <w:rPr>
            <w:rStyle w:val="PageNumber"/>
          </w:rPr>
          <w:fldChar w:fldCharType="end"/>
        </w:r>
      </w:p>
    </w:sdtContent>
  </w:sdt>
  <w:p w14:paraId="41E58EA1" w14:textId="77777777" w:rsidR="0065793C" w:rsidRDefault="0065793C" w:rsidP="00657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527478"/>
      <w:docPartObj>
        <w:docPartGallery w:val="Page Numbers (Bottom of Page)"/>
        <w:docPartUnique/>
      </w:docPartObj>
    </w:sdtPr>
    <w:sdtContent>
      <w:p w14:paraId="348718E0" w14:textId="53BB7C89" w:rsidR="0065793C" w:rsidRDefault="0065793C" w:rsidP="005C5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4FD1">
          <w:rPr>
            <w:rStyle w:val="PageNumber"/>
            <w:noProof/>
          </w:rPr>
          <w:t>1</w:t>
        </w:r>
        <w:r>
          <w:rPr>
            <w:rStyle w:val="PageNumber"/>
          </w:rPr>
          <w:fldChar w:fldCharType="end"/>
        </w:r>
      </w:p>
    </w:sdtContent>
  </w:sdt>
  <w:p w14:paraId="7911A22A" w14:textId="77777777" w:rsidR="0065793C" w:rsidRDefault="0065793C" w:rsidP="006579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A415" w14:textId="77777777" w:rsidR="00C07805" w:rsidRDefault="00C07805" w:rsidP="00307C43">
      <w:r>
        <w:separator/>
      </w:r>
    </w:p>
  </w:footnote>
  <w:footnote w:type="continuationSeparator" w:id="0">
    <w:p w14:paraId="6F2A63DB" w14:textId="77777777" w:rsidR="00C07805" w:rsidRDefault="00C07805" w:rsidP="00307C43">
      <w:r>
        <w:continuationSeparator/>
      </w:r>
    </w:p>
  </w:footnote>
  <w:footnote w:id="1">
    <w:p w14:paraId="688ACB16" w14:textId="13DC9792" w:rsidR="006268D4" w:rsidRDefault="006268D4">
      <w:pPr>
        <w:pStyle w:val="FootnoteText"/>
      </w:pPr>
      <w:r>
        <w:rPr>
          <w:rStyle w:val="FootnoteReference"/>
        </w:rPr>
        <w:footnoteRef/>
      </w:r>
      <w:r>
        <w:t xml:space="preserve"> Drinkwater, K.F., Petrie, B., Smith, P.C. 2002. Hydrographic variability on the Scotian Shelf during the 1990s. Northwest Atlantic Fisheries Organization Scientific Council Meeting, June 2002. Serial No. N4653, NAFO SCR Doc. 02/42, </w:t>
      </w:r>
      <w:hyperlink r:id="rId1" w:history="1">
        <w:r w:rsidRPr="00FC1298">
          <w:rPr>
            <w:rStyle w:val="Hyperlink"/>
          </w:rPr>
          <w:t>https://www.nafo.int/Portals/0/PDFs/sc/2002/scr02-042.pdf</w:t>
        </w:r>
      </w:hyperlink>
      <w:r>
        <w:t>.</w:t>
      </w:r>
    </w:p>
  </w:footnote>
  <w:footnote w:id="2">
    <w:p w14:paraId="4179D7F3" w14:textId="76AFED8D" w:rsidR="006268D4" w:rsidRDefault="006268D4">
      <w:pPr>
        <w:pStyle w:val="FootnoteText"/>
      </w:pPr>
      <w:r>
        <w:rPr>
          <w:rStyle w:val="FootnoteReference"/>
        </w:rPr>
        <w:footnoteRef/>
      </w:r>
      <w:r>
        <w:t xml:space="preserve"> Record, N., Pershing, A., Rasher, D.B. 2024. Early warning of a cold wave in the Gulf of Maine. Oceanography</w:t>
      </w:r>
      <w:r w:rsidRPr="006268D4">
        <w:t xml:space="preserve">, </w:t>
      </w:r>
      <w:hyperlink r:id="rId2" w:history="1">
        <w:r w:rsidRPr="006268D4">
          <w:rPr>
            <w:rStyle w:val="Hyperlink"/>
          </w:rPr>
          <w:t>https://doi.org/10.5670/oceanog.2024.506</w:t>
        </w:r>
      </w:hyperlink>
      <w:r w:rsidRPr="006268D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AF5"/>
    <w:multiLevelType w:val="multilevel"/>
    <w:tmpl w:val="07C8D968"/>
    <w:lvl w:ilvl="0">
      <w:start w:val="3"/>
      <w:numFmt w:val="decimal"/>
      <w:lvlText w:val="%1"/>
      <w:lvlJc w:val="left"/>
      <w:pPr>
        <w:ind w:left="431" w:hanging="332"/>
        <w:jc w:val="left"/>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1" w15:restartNumberingAfterBreak="0">
    <w:nsid w:val="39A65E0D"/>
    <w:multiLevelType w:val="multilevel"/>
    <w:tmpl w:val="B8728178"/>
    <w:lvl w:ilvl="0">
      <w:start w:val="2"/>
      <w:numFmt w:val="decimal"/>
      <w:lvlText w:val="%1"/>
      <w:lvlJc w:val="left"/>
      <w:pPr>
        <w:ind w:left="402" w:hanging="302"/>
        <w:jc w:val="left"/>
      </w:pPr>
      <w:rPr>
        <w:rFonts w:hint="default"/>
        <w:lang w:val="en-US" w:eastAsia="en-US" w:bidi="en-US"/>
      </w:rPr>
    </w:lvl>
    <w:lvl w:ilvl="1">
      <w:numFmt w:val="decimal"/>
      <w:lvlText w:val="%1.%2"/>
      <w:lvlJc w:val="left"/>
      <w:pPr>
        <w:ind w:left="402" w:hanging="302"/>
        <w:jc w:val="left"/>
      </w:pPr>
      <w:rPr>
        <w:rFonts w:hint="default"/>
        <w:b/>
        <w:bCs/>
        <w:spacing w:val="0"/>
        <w:w w:val="99"/>
        <w:lang w:val="en-US" w:eastAsia="en-US" w:bidi="en-US"/>
      </w:rPr>
    </w:lvl>
    <w:lvl w:ilvl="2">
      <w:numFmt w:val="bullet"/>
      <w:lvlText w:val="•"/>
      <w:lvlJc w:val="left"/>
      <w:pPr>
        <w:ind w:left="2236" w:hanging="302"/>
      </w:pPr>
      <w:rPr>
        <w:rFonts w:hint="default"/>
        <w:lang w:val="en-US" w:eastAsia="en-US" w:bidi="en-US"/>
      </w:rPr>
    </w:lvl>
    <w:lvl w:ilvl="3">
      <w:numFmt w:val="bullet"/>
      <w:lvlText w:val="•"/>
      <w:lvlJc w:val="left"/>
      <w:pPr>
        <w:ind w:left="3154" w:hanging="302"/>
      </w:pPr>
      <w:rPr>
        <w:rFonts w:hint="default"/>
        <w:lang w:val="en-US" w:eastAsia="en-US" w:bidi="en-US"/>
      </w:rPr>
    </w:lvl>
    <w:lvl w:ilvl="4">
      <w:numFmt w:val="bullet"/>
      <w:lvlText w:val="•"/>
      <w:lvlJc w:val="left"/>
      <w:pPr>
        <w:ind w:left="4072" w:hanging="302"/>
      </w:pPr>
      <w:rPr>
        <w:rFonts w:hint="default"/>
        <w:lang w:val="en-US" w:eastAsia="en-US" w:bidi="en-US"/>
      </w:rPr>
    </w:lvl>
    <w:lvl w:ilvl="5">
      <w:numFmt w:val="bullet"/>
      <w:lvlText w:val="•"/>
      <w:lvlJc w:val="left"/>
      <w:pPr>
        <w:ind w:left="4990" w:hanging="302"/>
      </w:pPr>
      <w:rPr>
        <w:rFonts w:hint="default"/>
        <w:lang w:val="en-US" w:eastAsia="en-US" w:bidi="en-US"/>
      </w:rPr>
    </w:lvl>
    <w:lvl w:ilvl="6">
      <w:numFmt w:val="bullet"/>
      <w:lvlText w:val="•"/>
      <w:lvlJc w:val="left"/>
      <w:pPr>
        <w:ind w:left="5908" w:hanging="302"/>
      </w:pPr>
      <w:rPr>
        <w:rFonts w:hint="default"/>
        <w:lang w:val="en-US" w:eastAsia="en-US" w:bidi="en-US"/>
      </w:rPr>
    </w:lvl>
    <w:lvl w:ilvl="7">
      <w:numFmt w:val="bullet"/>
      <w:lvlText w:val="•"/>
      <w:lvlJc w:val="left"/>
      <w:pPr>
        <w:ind w:left="6826" w:hanging="302"/>
      </w:pPr>
      <w:rPr>
        <w:rFonts w:hint="default"/>
        <w:lang w:val="en-US" w:eastAsia="en-US" w:bidi="en-US"/>
      </w:rPr>
    </w:lvl>
    <w:lvl w:ilvl="8">
      <w:numFmt w:val="bullet"/>
      <w:lvlText w:val="•"/>
      <w:lvlJc w:val="left"/>
      <w:pPr>
        <w:ind w:left="7744" w:hanging="302"/>
      </w:pPr>
      <w:rPr>
        <w:rFonts w:hint="default"/>
        <w:lang w:val="en-US" w:eastAsia="en-US" w:bidi="en-US"/>
      </w:rPr>
    </w:lvl>
  </w:abstractNum>
  <w:abstractNum w:abstractNumId="2" w15:restartNumberingAfterBreak="0">
    <w:nsid w:val="3D471BB6"/>
    <w:multiLevelType w:val="hybridMultilevel"/>
    <w:tmpl w:val="7A74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20F"/>
    <w:multiLevelType w:val="multilevel"/>
    <w:tmpl w:val="0B32DB28"/>
    <w:lvl w:ilvl="0">
      <w:start w:val="3"/>
      <w:numFmt w:val="decimal"/>
      <w:lvlText w:val="%1"/>
      <w:lvlJc w:val="left"/>
      <w:pPr>
        <w:ind w:left="402" w:hanging="303"/>
        <w:jc w:val="left"/>
      </w:pPr>
      <w:rPr>
        <w:rFonts w:hint="default"/>
        <w:lang w:val="en-US" w:eastAsia="en-US" w:bidi="en-US"/>
      </w:rPr>
    </w:lvl>
    <w:lvl w:ilvl="1">
      <w:numFmt w:val="decimal"/>
      <w:lvlText w:val="%1.%2"/>
      <w:lvlJc w:val="left"/>
      <w:pPr>
        <w:ind w:left="402" w:hanging="303"/>
        <w:jc w:val="left"/>
      </w:pPr>
      <w:rPr>
        <w:rFonts w:hint="default"/>
        <w:b/>
        <w:bCs/>
        <w:spacing w:val="0"/>
        <w:w w:val="99"/>
        <w:lang w:val="en-US" w:eastAsia="en-US" w:bidi="en-US"/>
      </w:rPr>
    </w:lvl>
    <w:lvl w:ilvl="2">
      <w:numFmt w:val="bullet"/>
      <w:lvlText w:val="•"/>
      <w:lvlJc w:val="left"/>
      <w:pPr>
        <w:ind w:left="2236" w:hanging="303"/>
      </w:pPr>
      <w:rPr>
        <w:rFonts w:hint="default"/>
        <w:lang w:val="en-US" w:eastAsia="en-US" w:bidi="en-US"/>
      </w:rPr>
    </w:lvl>
    <w:lvl w:ilvl="3">
      <w:numFmt w:val="bullet"/>
      <w:lvlText w:val="•"/>
      <w:lvlJc w:val="left"/>
      <w:pPr>
        <w:ind w:left="3154" w:hanging="303"/>
      </w:pPr>
      <w:rPr>
        <w:rFonts w:hint="default"/>
        <w:lang w:val="en-US" w:eastAsia="en-US" w:bidi="en-US"/>
      </w:rPr>
    </w:lvl>
    <w:lvl w:ilvl="4">
      <w:numFmt w:val="bullet"/>
      <w:lvlText w:val="•"/>
      <w:lvlJc w:val="left"/>
      <w:pPr>
        <w:ind w:left="4072" w:hanging="303"/>
      </w:pPr>
      <w:rPr>
        <w:rFonts w:hint="default"/>
        <w:lang w:val="en-US" w:eastAsia="en-US" w:bidi="en-US"/>
      </w:rPr>
    </w:lvl>
    <w:lvl w:ilvl="5">
      <w:numFmt w:val="bullet"/>
      <w:lvlText w:val="•"/>
      <w:lvlJc w:val="left"/>
      <w:pPr>
        <w:ind w:left="4990" w:hanging="303"/>
      </w:pPr>
      <w:rPr>
        <w:rFonts w:hint="default"/>
        <w:lang w:val="en-US" w:eastAsia="en-US" w:bidi="en-US"/>
      </w:rPr>
    </w:lvl>
    <w:lvl w:ilvl="6">
      <w:numFmt w:val="bullet"/>
      <w:lvlText w:val="•"/>
      <w:lvlJc w:val="left"/>
      <w:pPr>
        <w:ind w:left="5908" w:hanging="303"/>
      </w:pPr>
      <w:rPr>
        <w:rFonts w:hint="default"/>
        <w:lang w:val="en-US" w:eastAsia="en-US" w:bidi="en-US"/>
      </w:rPr>
    </w:lvl>
    <w:lvl w:ilvl="7">
      <w:numFmt w:val="bullet"/>
      <w:lvlText w:val="•"/>
      <w:lvlJc w:val="left"/>
      <w:pPr>
        <w:ind w:left="6826" w:hanging="303"/>
      </w:pPr>
      <w:rPr>
        <w:rFonts w:hint="default"/>
        <w:lang w:val="en-US" w:eastAsia="en-US" w:bidi="en-US"/>
      </w:rPr>
    </w:lvl>
    <w:lvl w:ilvl="8">
      <w:numFmt w:val="bullet"/>
      <w:lvlText w:val="•"/>
      <w:lvlJc w:val="left"/>
      <w:pPr>
        <w:ind w:left="7744" w:hanging="303"/>
      </w:pPr>
      <w:rPr>
        <w:rFonts w:hint="default"/>
        <w:lang w:val="en-US" w:eastAsia="en-US" w:bidi="en-US"/>
      </w:rPr>
    </w:lvl>
  </w:abstractNum>
  <w:abstractNum w:abstractNumId="4" w15:restartNumberingAfterBreak="0">
    <w:nsid w:val="487031A6"/>
    <w:multiLevelType w:val="hybridMultilevel"/>
    <w:tmpl w:val="FDE4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A3A"/>
    <w:multiLevelType w:val="multilevel"/>
    <w:tmpl w:val="D02CC436"/>
    <w:lvl w:ilvl="0">
      <w:start w:val="2"/>
      <w:numFmt w:val="decimal"/>
      <w:lvlText w:val="%1"/>
      <w:lvlJc w:val="left"/>
      <w:pPr>
        <w:ind w:left="431" w:hanging="332"/>
        <w:jc w:val="left"/>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6" w15:restartNumberingAfterBreak="0">
    <w:nsid w:val="4E5C5375"/>
    <w:multiLevelType w:val="hybridMultilevel"/>
    <w:tmpl w:val="133071D4"/>
    <w:lvl w:ilvl="0" w:tplc="74C290D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936CF"/>
    <w:multiLevelType w:val="hybridMultilevel"/>
    <w:tmpl w:val="A5924A0A"/>
    <w:lvl w:ilvl="0" w:tplc="C3B0DE76">
      <w:start w:val="1"/>
      <w:numFmt w:val="bullet"/>
      <w:lvlText w:val="o"/>
      <w:lvlJc w:val="left"/>
      <w:pPr>
        <w:tabs>
          <w:tab w:val="num" w:pos="720"/>
        </w:tabs>
        <w:ind w:left="720" w:hanging="360"/>
      </w:pPr>
      <w:rPr>
        <w:rFonts w:ascii="Courier New" w:hAnsi="Courier New" w:hint="default"/>
      </w:rPr>
    </w:lvl>
    <w:lvl w:ilvl="1" w:tplc="F36C2A00">
      <w:start w:val="1"/>
      <w:numFmt w:val="bullet"/>
      <w:lvlText w:val="o"/>
      <w:lvlJc w:val="left"/>
      <w:pPr>
        <w:tabs>
          <w:tab w:val="num" w:pos="1440"/>
        </w:tabs>
        <w:ind w:left="1440" w:hanging="360"/>
      </w:pPr>
      <w:rPr>
        <w:rFonts w:ascii="Courier New" w:hAnsi="Courier New" w:hint="default"/>
      </w:rPr>
    </w:lvl>
    <w:lvl w:ilvl="2" w:tplc="B004F6D4" w:tentative="1">
      <w:start w:val="1"/>
      <w:numFmt w:val="bullet"/>
      <w:lvlText w:val="o"/>
      <w:lvlJc w:val="left"/>
      <w:pPr>
        <w:tabs>
          <w:tab w:val="num" w:pos="2160"/>
        </w:tabs>
        <w:ind w:left="2160" w:hanging="360"/>
      </w:pPr>
      <w:rPr>
        <w:rFonts w:ascii="Courier New" w:hAnsi="Courier New" w:hint="default"/>
      </w:rPr>
    </w:lvl>
    <w:lvl w:ilvl="3" w:tplc="EC7A8798" w:tentative="1">
      <w:start w:val="1"/>
      <w:numFmt w:val="bullet"/>
      <w:lvlText w:val="o"/>
      <w:lvlJc w:val="left"/>
      <w:pPr>
        <w:tabs>
          <w:tab w:val="num" w:pos="2880"/>
        </w:tabs>
        <w:ind w:left="2880" w:hanging="360"/>
      </w:pPr>
      <w:rPr>
        <w:rFonts w:ascii="Courier New" w:hAnsi="Courier New" w:hint="default"/>
      </w:rPr>
    </w:lvl>
    <w:lvl w:ilvl="4" w:tplc="73FCEB90" w:tentative="1">
      <w:start w:val="1"/>
      <w:numFmt w:val="bullet"/>
      <w:lvlText w:val="o"/>
      <w:lvlJc w:val="left"/>
      <w:pPr>
        <w:tabs>
          <w:tab w:val="num" w:pos="3600"/>
        </w:tabs>
        <w:ind w:left="3600" w:hanging="360"/>
      </w:pPr>
      <w:rPr>
        <w:rFonts w:ascii="Courier New" w:hAnsi="Courier New" w:hint="default"/>
      </w:rPr>
    </w:lvl>
    <w:lvl w:ilvl="5" w:tplc="72C0AE68" w:tentative="1">
      <w:start w:val="1"/>
      <w:numFmt w:val="bullet"/>
      <w:lvlText w:val="o"/>
      <w:lvlJc w:val="left"/>
      <w:pPr>
        <w:tabs>
          <w:tab w:val="num" w:pos="4320"/>
        </w:tabs>
        <w:ind w:left="4320" w:hanging="360"/>
      </w:pPr>
      <w:rPr>
        <w:rFonts w:ascii="Courier New" w:hAnsi="Courier New" w:hint="default"/>
      </w:rPr>
    </w:lvl>
    <w:lvl w:ilvl="6" w:tplc="536CD5FC" w:tentative="1">
      <w:start w:val="1"/>
      <w:numFmt w:val="bullet"/>
      <w:lvlText w:val="o"/>
      <w:lvlJc w:val="left"/>
      <w:pPr>
        <w:tabs>
          <w:tab w:val="num" w:pos="5040"/>
        </w:tabs>
        <w:ind w:left="5040" w:hanging="360"/>
      </w:pPr>
      <w:rPr>
        <w:rFonts w:ascii="Courier New" w:hAnsi="Courier New" w:hint="default"/>
      </w:rPr>
    </w:lvl>
    <w:lvl w:ilvl="7" w:tplc="9D3A5C20" w:tentative="1">
      <w:start w:val="1"/>
      <w:numFmt w:val="bullet"/>
      <w:lvlText w:val="o"/>
      <w:lvlJc w:val="left"/>
      <w:pPr>
        <w:tabs>
          <w:tab w:val="num" w:pos="5760"/>
        </w:tabs>
        <w:ind w:left="5760" w:hanging="360"/>
      </w:pPr>
      <w:rPr>
        <w:rFonts w:ascii="Courier New" w:hAnsi="Courier New" w:hint="default"/>
      </w:rPr>
    </w:lvl>
    <w:lvl w:ilvl="8" w:tplc="C434774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0991199"/>
    <w:multiLevelType w:val="hybridMultilevel"/>
    <w:tmpl w:val="3AD2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D62C0"/>
    <w:multiLevelType w:val="hybridMultilevel"/>
    <w:tmpl w:val="645A6F66"/>
    <w:lvl w:ilvl="0" w:tplc="0F8A9134">
      <w:start w:val="1"/>
      <w:numFmt w:val="decimal"/>
      <w:lvlText w:val="[%1]"/>
      <w:lvlJc w:val="left"/>
      <w:pPr>
        <w:ind w:left="820" w:hanging="720"/>
        <w:jc w:val="left"/>
      </w:pPr>
      <w:rPr>
        <w:rFonts w:hint="default"/>
        <w:spacing w:val="-1"/>
        <w:w w:val="101"/>
        <w:lang w:val="en-US" w:eastAsia="en-US" w:bidi="en-US"/>
      </w:rPr>
    </w:lvl>
    <w:lvl w:ilvl="1" w:tplc="0742BF80">
      <w:numFmt w:val="bullet"/>
      <w:lvlText w:val="•"/>
      <w:lvlJc w:val="left"/>
      <w:pPr>
        <w:ind w:left="1696" w:hanging="720"/>
      </w:pPr>
      <w:rPr>
        <w:rFonts w:hint="default"/>
        <w:lang w:val="en-US" w:eastAsia="en-US" w:bidi="en-US"/>
      </w:rPr>
    </w:lvl>
    <w:lvl w:ilvl="2" w:tplc="3E328746">
      <w:numFmt w:val="bullet"/>
      <w:lvlText w:val="•"/>
      <w:lvlJc w:val="left"/>
      <w:pPr>
        <w:ind w:left="2572" w:hanging="720"/>
      </w:pPr>
      <w:rPr>
        <w:rFonts w:hint="default"/>
        <w:lang w:val="en-US" w:eastAsia="en-US" w:bidi="en-US"/>
      </w:rPr>
    </w:lvl>
    <w:lvl w:ilvl="3" w:tplc="F9B89F68">
      <w:numFmt w:val="bullet"/>
      <w:lvlText w:val="•"/>
      <w:lvlJc w:val="left"/>
      <w:pPr>
        <w:ind w:left="3448" w:hanging="720"/>
      </w:pPr>
      <w:rPr>
        <w:rFonts w:hint="default"/>
        <w:lang w:val="en-US" w:eastAsia="en-US" w:bidi="en-US"/>
      </w:rPr>
    </w:lvl>
    <w:lvl w:ilvl="4" w:tplc="044045A6">
      <w:numFmt w:val="bullet"/>
      <w:lvlText w:val="•"/>
      <w:lvlJc w:val="left"/>
      <w:pPr>
        <w:ind w:left="4324" w:hanging="720"/>
      </w:pPr>
      <w:rPr>
        <w:rFonts w:hint="default"/>
        <w:lang w:val="en-US" w:eastAsia="en-US" w:bidi="en-US"/>
      </w:rPr>
    </w:lvl>
    <w:lvl w:ilvl="5" w:tplc="6B90155E">
      <w:numFmt w:val="bullet"/>
      <w:lvlText w:val="•"/>
      <w:lvlJc w:val="left"/>
      <w:pPr>
        <w:ind w:left="5200" w:hanging="720"/>
      </w:pPr>
      <w:rPr>
        <w:rFonts w:hint="default"/>
        <w:lang w:val="en-US" w:eastAsia="en-US" w:bidi="en-US"/>
      </w:rPr>
    </w:lvl>
    <w:lvl w:ilvl="6" w:tplc="0F164584">
      <w:numFmt w:val="bullet"/>
      <w:lvlText w:val="•"/>
      <w:lvlJc w:val="left"/>
      <w:pPr>
        <w:ind w:left="6076" w:hanging="720"/>
      </w:pPr>
      <w:rPr>
        <w:rFonts w:hint="default"/>
        <w:lang w:val="en-US" w:eastAsia="en-US" w:bidi="en-US"/>
      </w:rPr>
    </w:lvl>
    <w:lvl w:ilvl="7" w:tplc="66BCBCB2">
      <w:numFmt w:val="bullet"/>
      <w:lvlText w:val="•"/>
      <w:lvlJc w:val="left"/>
      <w:pPr>
        <w:ind w:left="6952" w:hanging="720"/>
      </w:pPr>
      <w:rPr>
        <w:rFonts w:hint="default"/>
        <w:lang w:val="en-US" w:eastAsia="en-US" w:bidi="en-US"/>
      </w:rPr>
    </w:lvl>
    <w:lvl w:ilvl="8" w:tplc="9C2859FA">
      <w:numFmt w:val="bullet"/>
      <w:lvlText w:val="•"/>
      <w:lvlJc w:val="left"/>
      <w:pPr>
        <w:ind w:left="7828" w:hanging="720"/>
      </w:pPr>
      <w:rPr>
        <w:rFonts w:hint="default"/>
        <w:lang w:val="en-US" w:eastAsia="en-US" w:bidi="en-US"/>
      </w:rPr>
    </w:lvl>
  </w:abstractNum>
  <w:num w:numId="1" w16cid:durableId="1803115108">
    <w:abstractNumId w:val="6"/>
  </w:num>
  <w:num w:numId="2" w16cid:durableId="131489494">
    <w:abstractNumId w:val="2"/>
  </w:num>
  <w:num w:numId="3" w16cid:durableId="2009870070">
    <w:abstractNumId w:val="8"/>
  </w:num>
  <w:num w:numId="4" w16cid:durableId="1183205625">
    <w:abstractNumId w:val="4"/>
  </w:num>
  <w:num w:numId="5" w16cid:durableId="1593931838">
    <w:abstractNumId w:val="7"/>
  </w:num>
  <w:num w:numId="6" w16cid:durableId="725957250">
    <w:abstractNumId w:val="9"/>
  </w:num>
  <w:num w:numId="7" w16cid:durableId="96023383">
    <w:abstractNumId w:val="3"/>
  </w:num>
  <w:num w:numId="8" w16cid:durableId="1424909778">
    <w:abstractNumId w:val="1"/>
  </w:num>
  <w:num w:numId="9" w16cid:durableId="1719667321">
    <w:abstractNumId w:val="0"/>
  </w:num>
  <w:num w:numId="10" w16cid:durableId="14913608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i Garzio">
    <w15:presenceInfo w15:providerId="AD" w15:userId="S::lg582@marine.rutgers.edu::9e63a84f-ff5f-4d42-b381-bff59e59ca51"/>
  </w15:person>
  <w15:person w15:author="Delphine Mossman">
    <w15:presenceInfo w15:providerId="AD" w15:userId="S::dm1679@marine.rutgers.edu::28294271-2507-4851-82ac-c38a9674fc7c"/>
  </w15:person>
  <w15:person w15:author="Laura Nazzaro">
    <w15:presenceInfo w15:providerId="AD" w15:userId="S::lpalamar@marine.rutgers.edu::683438d2-fc65-4ddf-8cb5-3568b07f1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B7"/>
    <w:rsid w:val="00002934"/>
    <w:rsid w:val="000063D0"/>
    <w:rsid w:val="00007F86"/>
    <w:rsid w:val="00011410"/>
    <w:rsid w:val="0001664A"/>
    <w:rsid w:val="00022AE7"/>
    <w:rsid w:val="000250A0"/>
    <w:rsid w:val="00034A57"/>
    <w:rsid w:val="0004111E"/>
    <w:rsid w:val="00044094"/>
    <w:rsid w:val="00047243"/>
    <w:rsid w:val="000477F7"/>
    <w:rsid w:val="00062051"/>
    <w:rsid w:val="000656D8"/>
    <w:rsid w:val="00070062"/>
    <w:rsid w:val="00071CDF"/>
    <w:rsid w:val="0008584E"/>
    <w:rsid w:val="00092140"/>
    <w:rsid w:val="0009664F"/>
    <w:rsid w:val="000A156A"/>
    <w:rsid w:val="000B7284"/>
    <w:rsid w:val="000C3A3B"/>
    <w:rsid w:val="000E104C"/>
    <w:rsid w:val="000F1BD3"/>
    <w:rsid w:val="000F54DB"/>
    <w:rsid w:val="00103D3B"/>
    <w:rsid w:val="001049B6"/>
    <w:rsid w:val="001051B8"/>
    <w:rsid w:val="001064FE"/>
    <w:rsid w:val="00107BDC"/>
    <w:rsid w:val="0011631F"/>
    <w:rsid w:val="00130AB7"/>
    <w:rsid w:val="00136A5D"/>
    <w:rsid w:val="00136BB7"/>
    <w:rsid w:val="001409E5"/>
    <w:rsid w:val="001419E3"/>
    <w:rsid w:val="0014303D"/>
    <w:rsid w:val="001503F1"/>
    <w:rsid w:val="00173A9A"/>
    <w:rsid w:val="001808FA"/>
    <w:rsid w:val="001835D6"/>
    <w:rsid w:val="00194E12"/>
    <w:rsid w:val="001B08D5"/>
    <w:rsid w:val="001B7C08"/>
    <w:rsid w:val="001C18F2"/>
    <w:rsid w:val="001C6906"/>
    <w:rsid w:val="001D157E"/>
    <w:rsid w:val="001D4B72"/>
    <w:rsid w:val="001D544F"/>
    <w:rsid w:val="001E2837"/>
    <w:rsid w:val="001E3B9B"/>
    <w:rsid w:val="001F0350"/>
    <w:rsid w:val="001F5C6B"/>
    <w:rsid w:val="001F699F"/>
    <w:rsid w:val="00202FCB"/>
    <w:rsid w:val="0020567A"/>
    <w:rsid w:val="00211254"/>
    <w:rsid w:val="002128B0"/>
    <w:rsid w:val="00225AA8"/>
    <w:rsid w:val="002270AD"/>
    <w:rsid w:val="00231891"/>
    <w:rsid w:val="002346F5"/>
    <w:rsid w:val="00236ED4"/>
    <w:rsid w:val="002515EF"/>
    <w:rsid w:val="00254D3A"/>
    <w:rsid w:val="0029284A"/>
    <w:rsid w:val="002A04B3"/>
    <w:rsid w:val="002A294A"/>
    <w:rsid w:val="002A3FE8"/>
    <w:rsid w:val="002A6B08"/>
    <w:rsid w:val="002B0D35"/>
    <w:rsid w:val="002B69B2"/>
    <w:rsid w:val="002B6AA0"/>
    <w:rsid w:val="002C68DD"/>
    <w:rsid w:val="002D110F"/>
    <w:rsid w:val="002D3592"/>
    <w:rsid w:val="002D50D2"/>
    <w:rsid w:val="002E033E"/>
    <w:rsid w:val="002E5843"/>
    <w:rsid w:val="002E68B7"/>
    <w:rsid w:val="002E7993"/>
    <w:rsid w:val="002E7C56"/>
    <w:rsid w:val="002F3C7D"/>
    <w:rsid w:val="002F509B"/>
    <w:rsid w:val="002F7D84"/>
    <w:rsid w:val="00302668"/>
    <w:rsid w:val="00307C43"/>
    <w:rsid w:val="003242FB"/>
    <w:rsid w:val="00334FD1"/>
    <w:rsid w:val="0034671F"/>
    <w:rsid w:val="00352E72"/>
    <w:rsid w:val="00362075"/>
    <w:rsid w:val="0039061F"/>
    <w:rsid w:val="003A0ED6"/>
    <w:rsid w:val="003A3ABC"/>
    <w:rsid w:val="003B100F"/>
    <w:rsid w:val="003B2382"/>
    <w:rsid w:val="003C43B5"/>
    <w:rsid w:val="003C446E"/>
    <w:rsid w:val="003C46AB"/>
    <w:rsid w:val="003D22DA"/>
    <w:rsid w:val="003D320B"/>
    <w:rsid w:val="003E0225"/>
    <w:rsid w:val="003F6CC0"/>
    <w:rsid w:val="00401D85"/>
    <w:rsid w:val="00403B1F"/>
    <w:rsid w:val="004219E0"/>
    <w:rsid w:val="00422942"/>
    <w:rsid w:val="00432E76"/>
    <w:rsid w:val="0043368C"/>
    <w:rsid w:val="00434CB1"/>
    <w:rsid w:val="004426A4"/>
    <w:rsid w:val="004438F0"/>
    <w:rsid w:val="0045679D"/>
    <w:rsid w:val="00460CF6"/>
    <w:rsid w:val="00472160"/>
    <w:rsid w:val="00486ABF"/>
    <w:rsid w:val="0049190F"/>
    <w:rsid w:val="004931DE"/>
    <w:rsid w:val="00494BC9"/>
    <w:rsid w:val="00494F20"/>
    <w:rsid w:val="0049643B"/>
    <w:rsid w:val="004A5552"/>
    <w:rsid w:val="004A76CF"/>
    <w:rsid w:val="004A77CB"/>
    <w:rsid w:val="004B01E8"/>
    <w:rsid w:val="004B1D92"/>
    <w:rsid w:val="004B2611"/>
    <w:rsid w:val="004B50EC"/>
    <w:rsid w:val="004C2FDC"/>
    <w:rsid w:val="004C5911"/>
    <w:rsid w:val="004C6B8D"/>
    <w:rsid w:val="004D193A"/>
    <w:rsid w:val="004D31AE"/>
    <w:rsid w:val="004D6849"/>
    <w:rsid w:val="004E0717"/>
    <w:rsid w:val="004E072A"/>
    <w:rsid w:val="004E5272"/>
    <w:rsid w:val="004F0A83"/>
    <w:rsid w:val="004F3E3C"/>
    <w:rsid w:val="00501C98"/>
    <w:rsid w:val="0050696F"/>
    <w:rsid w:val="00510BDC"/>
    <w:rsid w:val="005142A6"/>
    <w:rsid w:val="00521AFC"/>
    <w:rsid w:val="005254AF"/>
    <w:rsid w:val="0053521B"/>
    <w:rsid w:val="00537D62"/>
    <w:rsid w:val="00540CCB"/>
    <w:rsid w:val="00564E8D"/>
    <w:rsid w:val="00566633"/>
    <w:rsid w:val="00571825"/>
    <w:rsid w:val="0057269C"/>
    <w:rsid w:val="005752AE"/>
    <w:rsid w:val="0057533B"/>
    <w:rsid w:val="0057554C"/>
    <w:rsid w:val="005826A4"/>
    <w:rsid w:val="00586E9B"/>
    <w:rsid w:val="00592A77"/>
    <w:rsid w:val="005A706D"/>
    <w:rsid w:val="005C3955"/>
    <w:rsid w:val="005C54BD"/>
    <w:rsid w:val="005F0CE2"/>
    <w:rsid w:val="005F6B4D"/>
    <w:rsid w:val="005F7374"/>
    <w:rsid w:val="00601887"/>
    <w:rsid w:val="006110B8"/>
    <w:rsid w:val="00611EE7"/>
    <w:rsid w:val="00614AB8"/>
    <w:rsid w:val="00622E53"/>
    <w:rsid w:val="00623C91"/>
    <w:rsid w:val="006268D4"/>
    <w:rsid w:val="00641721"/>
    <w:rsid w:val="0064575C"/>
    <w:rsid w:val="00646A15"/>
    <w:rsid w:val="00651865"/>
    <w:rsid w:val="0065793C"/>
    <w:rsid w:val="006607AB"/>
    <w:rsid w:val="006636A4"/>
    <w:rsid w:val="006738E9"/>
    <w:rsid w:val="00674104"/>
    <w:rsid w:val="006817A6"/>
    <w:rsid w:val="00686DA9"/>
    <w:rsid w:val="00696848"/>
    <w:rsid w:val="006A2B01"/>
    <w:rsid w:val="006B0877"/>
    <w:rsid w:val="006D218E"/>
    <w:rsid w:val="006F18B0"/>
    <w:rsid w:val="006F4D4F"/>
    <w:rsid w:val="00712704"/>
    <w:rsid w:val="00713C99"/>
    <w:rsid w:val="0071560C"/>
    <w:rsid w:val="00715C1F"/>
    <w:rsid w:val="007221C5"/>
    <w:rsid w:val="00723487"/>
    <w:rsid w:val="007235A5"/>
    <w:rsid w:val="00723B0A"/>
    <w:rsid w:val="00732668"/>
    <w:rsid w:val="00746339"/>
    <w:rsid w:val="00750743"/>
    <w:rsid w:val="00763418"/>
    <w:rsid w:val="00775507"/>
    <w:rsid w:val="00785D26"/>
    <w:rsid w:val="00786E1F"/>
    <w:rsid w:val="00793C76"/>
    <w:rsid w:val="00795F6E"/>
    <w:rsid w:val="007A2AEF"/>
    <w:rsid w:val="007A655F"/>
    <w:rsid w:val="007A692B"/>
    <w:rsid w:val="007B2685"/>
    <w:rsid w:val="007B28BC"/>
    <w:rsid w:val="007C63AC"/>
    <w:rsid w:val="007F098E"/>
    <w:rsid w:val="007F34AC"/>
    <w:rsid w:val="007F3567"/>
    <w:rsid w:val="007F773B"/>
    <w:rsid w:val="00800CA6"/>
    <w:rsid w:val="008145E7"/>
    <w:rsid w:val="00820598"/>
    <w:rsid w:val="00821774"/>
    <w:rsid w:val="00831824"/>
    <w:rsid w:val="00831931"/>
    <w:rsid w:val="0083309D"/>
    <w:rsid w:val="0084012D"/>
    <w:rsid w:val="008409F2"/>
    <w:rsid w:val="008501A4"/>
    <w:rsid w:val="0085337B"/>
    <w:rsid w:val="008620E7"/>
    <w:rsid w:val="00891F81"/>
    <w:rsid w:val="00894446"/>
    <w:rsid w:val="008B01EE"/>
    <w:rsid w:val="008B6A28"/>
    <w:rsid w:val="008D0519"/>
    <w:rsid w:val="008D52B7"/>
    <w:rsid w:val="008E500A"/>
    <w:rsid w:val="008E7703"/>
    <w:rsid w:val="0090219B"/>
    <w:rsid w:val="00902A02"/>
    <w:rsid w:val="009159FD"/>
    <w:rsid w:val="0092400C"/>
    <w:rsid w:val="00930B3F"/>
    <w:rsid w:val="009358F8"/>
    <w:rsid w:val="00936AC0"/>
    <w:rsid w:val="00941D49"/>
    <w:rsid w:val="00944ECA"/>
    <w:rsid w:val="00946001"/>
    <w:rsid w:val="00953335"/>
    <w:rsid w:val="0095631E"/>
    <w:rsid w:val="00963301"/>
    <w:rsid w:val="009718EA"/>
    <w:rsid w:val="00972C70"/>
    <w:rsid w:val="00973243"/>
    <w:rsid w:val="009774EA"/>
    <w:rsid w:val="00987851"/>
    <w:rsid w:val="00990E8F"/>
    <w:rsid w:val="00994367"/>
    <w:rsid w:val="009A2BB4"/>
    <w:rsid w:val="009A3F85"/>
    <w:rsid w:val="009B4D38"/>
    <w:rsid w:val="009C06A5"/>
    <w:rsid w:val="009C6565"/>
    <w:rsid w:val="009D77BE"/>
    <w:rsid w:val="009E299D"/>
    <w:rsid w:val="009E2DEB"/>
    <w:rsid w:val="009E3CD8"/>
    <w:rsid w:val="009E4FA9"/>
    <w:rsid w:val="009F5667"/>
    <w:rsid w:val="00A00B50"/>
    <w:rsid w:val="00A07026"/>
    <w:rsid w:val="00A11ADE"/>
    <w:rsid w:val="00A1684C"/>
    <w:rsid w:val="00A1767E"/>
    <w:rsid w:val="00A22AC1"/>
    <w:rsid w:val="00A26829"/>
    <w:rsid w:val="00A30DAB"/>
    <w:rsid w:val="00A70EC8"/>
    <w:rsid w:val="00A73F25"/>
    <w:rsid w:val="00A75898"/>
    <w:rsid w:val="00A75AAD"/>
    <w:rsid w:val="00A760D4"/>
    <w:rsid w:val="00A8656D"/>
    <w:rsid w:val="00AA3AD7"/>
    <w:rsid w:val="00AA4375"/>
    <w:rsid w:val="00AB0D5A"/>
    <w:rsid w:val="00AE1BB2"/>
    <w:rsid w:val="00B02C9D"/>
    <w:rsid w:val="00B11C84"/>
    <w:rsid w:val="00B126F9"/>
    <w:rsid w:val="00B1343F"/>
    <w:rsid w:val="00B176DC"/>
    <w:rsid w:val="00B257BA"/>
    <w:rsid w:val="00B263F9"/>
    <w:rsid w:val="00B30A34"/>
    <w:rsid w:val="00B342AB"/>
    <w:rsid w:val="00B53EC8"/>
    <w:rsid w:val="00B66C03"/>
    <w:rsid w:val="00B70C21"/>
    <w:rsid w:val="00B81844"/>
    <w:rsid w:val="00B8446F"/>
    <w:rsid w:val="00B848A2"/>
    <w:rsid w:val="00B90C1C"/>
    <w:rsid w:val="00BA6381"/>
    <w:rsid w:val="00BB539D"/>
    <w:rsid w:val="00BC141C"/>
    <w:rsid w:val="00BC3121"/>
    <w:rsid w:val="00BC54F1"/>
    <w:rsid w:val="00BC76D4"/>
    <w:rsid w:val="00BF12B1"/>
    <w:rsid w:val="00BF5145"/>
    <w:rsid w:val="00C03D13"/>
    <w:rsid w:val="00C049EE"/>
    <w:rsid w:val="00C069EE"/>
    <w:rsid w:val="00C07805"/>
    <w:rsid w:val="00C07986"/>
    <w:rsid w:val="00C125EA"/>
    <w:rsid w:val="00C13C40"/>
    <w:rsid w:val="00C17E20"/>
    <w:rsid w:val="00C43310"/>
    <w:rsid w:val="00C57215"/>
    <w:rsid w:val="00C72C16"/>
    <w:rsid w:val="00C74AC2"/>
    <w:rsid w:val="00C74C73"/>
    <w:rsid w:val="00C76894"/>
    <w:rsid w:val="00CB4E8C"/>
    <w:rsid w:val="00CC1C27"/>
    <w:rsid w:val="00CE5558"/>
    <w:rsid w:val="00CE5D9E"/>
    <w:rsid w:val="00CE6C91"/>
    <w:rsid w:val="00CF0889"/>
    <w:rsid w:val="00CF4545"/>
    <w:rsid w:val="00CF45D4"/>
    <w:rsid w:val="00CF5BFF"/>
    <w:rsid w:val="00CF64B6"/>
    <w:rsid w:val="00CF74DF"/>
    <w:rsid w:val="00D16853"/>
    <w:rsid w:val="00D175F2"/>
    <w:rsid w:val="00D22BCE"/>
    <w:rsid w:val="00D32BF2"/>
    <w:rsid w:val="00D36361"/>
    <w:rsid w:val="00D41D0A"/>
    <w:rsid w:val="00D53762"/>
    <w:rsid w:val="00D65226"/>
    <w:rsid w:val="00D72D52"/>
    <w:rsid w:val="00D86F57"/>
    <w:rsid w:val="00D90211"/>
    <w:rsid w:val="00D93116"/>
    <w:rsid w:val="00D9377D"/>
    <w:rsid w:val="00D95A62"/>
    <w:rsid w:val="00DA03A1"/>
    <w:rsid w:val="00DA1676"/>
    <w:rsid w:val="00DB002C"/>
    <w:rsid w:val="00DB3F3D"/>
    <w:rsid w:val="00DB56D1"/>
    <w:rsid w:val="00DC31E0"/>
    <w:rsid w:val="00DE09EF"/>
    <w:rsid w:val="00DE519C"/>
    <w:rsid w:val="00DF480A"/>
    <w:rsid w:val="00E02E46"/>
    <w:rsid w:val="00E04BFB"/>
    <w:rsid w:val="00E24201"/>
    <w:rsid w:val="00E33B93"/>
    <w:rsid w:val="00E34BDF"/>
    <w:rsid w:val="00E35682"/>
    <w:rsid w:val="00E3797A"/>
    <w:rsid w:val="00E37B88"/>
    <w:rsid w:val="00E431A2"/>
    <w:rsid w:val="00E52612"/>
    <w:rsid w:val="00E57F11"/>
    <w:rsid w:val="00E65CB4"/>
    <w:rsid w:val="00E66A79"/>
    <w:rsid w:val="00E772A3"/>
    <w:rsid w:val="00E85D9E"/>
    <w:rsid w:val="00EA2A82"/>
    <w:rsid w:val="00EA6760"/>
    <w:rsid w:val="00EA73CD"/>
    <w:rsid w:val="00EA75EC"/>
    <w:rsid w:val="00EA7A31"/>
    <w:rsid w:val="00EB151E"/>
    <w:rsid w:val="00EB1CE4"/>
    <w:rsid w:val="00EC311D"/>
    <w:rsid w:val="00EC7B1D"/>
    <w:rsid w:val="00ED42B0"/>
    <w:rsid w:val="00EE2786"/>
    <w:rsid w:val="00EF79F8"/>
    <w:rsid w:val="00F01520"/>
    <w:rsid w:val="00F01DA0"/>
    <w:rsid w:val="00F025F6"/>
    <w:rsid w:val="00F2201B"/>
    <w:rsid w:val="00F31690"/>
    <w:rsid w:val="00F34929"/>
    <w:rsid w:val="00F407A0"/>
    <w:rsid w:val="00F539EE"/>
    <w:rsid w:val="00F569DA"/>
    <w:rsid w:val="00F66EBB"/>
    <w:rsid w:val="00F74030"/>
    <w:rsid w:val="00F7735D"/>
    <w:rsid w:val="00F8423B"/>
    <w:rsid w:val="00F87108"/>
    <w:rsid w:val="00F956D4"/>
    <w:rsid w:val="00F96AE2"/>
    <w:rsid w:val="00FA4180"/>
    <w:rsid w:val="00FD352A"/>
    <w:rsid w:val="00FF0CC6"/>
    <w:rsid w:val="00FF4461"/>
    <w:rsid w:val="00FF5D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DBA"/>
  <w15:chartTrackingRefBased/>
  <w15:docId w15:val="{F18DA7E7-74CF-7047-8E42-8AEBF672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F8"/>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F96AE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634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4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D52B7"/>
    <w:pPr>
      <w:spacing w:before="100" w:beforeAutospacing="1" w:after="100" w:afterAutospacing="1"/>
    </w:pPr>
  </w:style>
  <w:style w:type="paragraph" w:styleId="Revision">
    <w:name w:val="Revision"/>
    <w:hidden/>
    <w:uiPriority w:val="99"/>
    <w:semiHidden/>
    <w:rsid w:val="00623C91"/>
  </w:style>
  <w:style w:type="character" w:styleId="CommentReference">
    <w:name w:val="annotation reference"/>
    <w:basedOn w:val="DefaultParagraphFont"/>
    <w:uiPriority w:val="99"/>
    <w:semiHidden/>
    <w:unhideWhenUsed/>
    <w:rsid w:val="003E0225"/>
    <w:rPr>
      <w:sz w:val="16"/>
      <w:szCs w:val="16"/>
    </w:rPr>
  </w:style>
  <w:style w:type="paragraph" w:styleId="CommentText">
    <w:name w:val="annotation text"/>
    <w:basedOn w:val="Normal"/>
    <w:link w:val="CommentTextChar"/>
    <w:uiPriority w:val="99"/>
    <w:unhideWhenUsed/>
    <w:rsid w:val="003E0225"/>
    <w:rPr>
      <w:sz w:val="20"/>
      <w:szCs w:val="20"/>
    </w:rPr>
  </w:style>
  <w:style w:type="character" w:customStyle="1" w:styleId="CommentTextChar">
    <w:name w:val="Comment Text Char"/>
    <w:basedOn w:val="DefaultParagraphFont"/>
    <w:link w:val="CommentText"/>
    <w:uiPriority w:val="99"/>
    <w:rsid w:val="003E0225"/>
    <w:rPr>
      <w:sz w:val="20"/>
      <w:szCs w:val="20"/>
    </w:rPr>
  </w:style>
  <w:style w:type="paragraph" w:styleId="CommentSubject">
    <w:name w:val="annotation subject"/>
    <w:basedOn w:val="CommentText"/>
    <w:next w:val="CommentText"/>
    <w:link w:val="CommentSubjectChar"/>
    <w:uiPriority w:val="99"/>
    <w:semiHidden/>
    <w:unhideWhenUsed/>
    <w:rsid w:val="003E0225"/>
    <w:rPr>
      <w:b/>
      <w:bCs/>
    </w:rPr>
  </w:style>
  <w:style w:type="character" w:customStyle="1" w:styleId="CommentSubjectChar">
    <w:name w:val="Comment Subject Char"/>
    <w:basedOn w:val="CommentTextChar"/>
    <w:link w:val="CommentSubject"/>
    <w:uiPriority w:val="99"/>
    <w:semiHidden/>
    <w:rsid w:val="003E0225"/>
    <w:rPr>
      <w:b/>
      <w:bCs/>
      <w:sz w:val="20"/>
      <w:szCs w:val="20"/>
    </w:rPr>
  </w:style>
  <w:style w:type="paragraph" w:styleId="FootnoteText">
    <w:name w:val="footnote text"/>
    <w:basedOn w:val="Normal"/>
    <w:link w:val="FootnoteTextChar"/>
    <w:uiPriority w:val="99"/>
    <w:semiHidden/>
    <w:unhideWhenUsed/>
    <w:rsid w:val="00307C43"/>
    <w:rPr>
      <w:sz w:val="20"/>
      <w:szCs w:val="20"/>
      <w:lang w:eastAsia="ko-KR"/>
    </w:rPr>
  </w:style>
  <w:style w:type="character" w:customStyle="1" w:styleId="FootnoteTextChar">
    <w:name w:val="Footnote Text Char"/>
    <w:basedOn w:val="DefaultParagraphFont"/>
    <w:link w:val="FootnoteText"/>
    <w:uiPriority w:val="99"/>
    <w:semiHidden/>
    <w:rsid w:val="00307C43"/>
    <w:rPr>
      <w:rFonts w:ascii="Times New Roman" w:eastAsia="Times New Roman" w:hAnsi="Times New Roman" w:cs="Times New Roman"/>
      <w:sz w:val="20"/>
      <w:szCs w:val="20"/>
      <w:lang w:eastAsia="ko-KR"/>
    </w:rPr>
  </w:style>
  <w:style w:type="character" w:styleId="FootnoteReference">
    <w:name w:val="footnote reference"/>
    <w:basedOn w:val="DefaultParagraphFont"/>
    <w:uiPriority w:val="99"/>
    <w:semiHidden/>
    <w:unhideWhenUsed/>
    <w:rsid w:val="00307C43"/>
    <w:rPr>
      <w:vertAlign w:val="superscript"/>
    </w:rPr>
  </w:style>
  <w:style w:type="paragraph" w:styleId="ListParagraph">
    <w:name w:val="List Paragraph"/>
    <w:basedOn w:val="Normal"/>
    <w:uiPriority w:val="1"/>
    <w:qFormat/>
    <w:rsid w:val="00EA75EC"/>
    <w:pPr>
      <w:ind w:left="720"/>
      <w:contextualSpacing/>
    </w:pPr>
    <w:rPr>
      <w:rFonts w:eastAsiaTheme="minorHAnsi"/>
      <w:szCs w:val="20"/>
    </w:rPr>
  </w:style>
  <w:style w:type="character" w:customStyle="1" w:styleId="markedcontent">
    <w:name w:val="markedcontent"/>
    <w:basedOn w:val="DefaultParagraphFont"/>
    <w:rsid w:val="001419E3"/>
  </w:style>
  <w:style w:type="table" w:styleId="TableGrid">
    <w:name w:val="Table Grid"/>
    <w:basedOn w:val="TableNormal"/>
    <w:uiPriority w:val="39"/>
    <w:rsid w:val="001419E3"/>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9E3"/>
    <w:rPr>
      <w:color w:val="0000FF"/>
      <w:u w:val="single"/>
    </w:rPr>
  </w:style>
  <w:style w:type="character" w:styleId="FollowedHyperlink">
    <w:name w:val="FollowedHyperlink"/>
    <w:basedOn w:val="DefaultParagraphFont"/>
    <w:uiPriority w:val="99"/>
    <w:semiHidden/>
    <w:unhideWhenUsed/>
    <w:rsid w:val="0049190F"/>
    <w:rPr>
      <w:color w:val="954F72" w:themeColor="followedHyperlink"/>
      <w:u w:val="single"/>
    </w:rPr>
  </w:style>
  <w:style w:type="character" w:customStyle="1" w:styleId="UnresolvedMention1">
    <w:name w:val="Unresolved Mention1"/>
    <w:basedOn w:val="DefaultParagraphFont"/>
    <w:uiPriority w:val="99"/>
    <w:semiHidden/>
    <w:unhideWhenUsed/>
    <w:rsid w:val="0049190F"/>
    <w:rPr>
      <w:color w:val="605E5C"/>
      <w:shd w:val="clear" w:color="auto" w:fill="E1DFDD"/>
    </w:rPr>
  </w:style>
  <w:style w:type="character" w:customStyle="1" w:styleId="contentpasted0">
    <w:name w:val="contentpasted0"/>
    <w:basedOn w:val="DefaultParagraphFont"/>
    <w:rsid w:val="00CF64B6"/>
  </w:style>
  <w:style w:type="character" w:customStyle="1" w:styleId="apple-converted-space">
    <w:name w:val="apple-converted-space"/>
    <w:basedOn w:val="DefaultParagraphFont"/>
    <w:rsid w:val="00CF64B6"/>
  </w:style>
  <w:style w:type="character" w:customStyle="1" w:styleId="contentpasted4">
    <w:name w:val="contentpasted4"/>
    <w:basedOn w:val="DefaultParagraphFont"/>
    <w:rsid w:val="00CB4E8C"/>
  </w:style>
  <w:style w:type="paragraph" w:styleId="NormalWeb">
    <w:name w:val="Normal (Web)"/>
    <w:basedOn w:val="Normal"/>
    <w:uiPriority w:val="99"/>
    <w:rsid w:val="002D50D2"/>
    <w:pPr>
      <w:spacing w:after="17"/>
    </w:pPr>
    <w:rPr>
      <w:rFonts w:ascii="Arial Unicode MS" w:eastAsia="Arial Unicode MS" w:hAnsi="Arial Unicode MS" w:cs="Arial Unicode MS"/>
    </w:rPr>
  </w:style>
  <w:style w:type="paragraph" w:styleId="Footer">
    <w:name w:val="footer"/>
    <w:basedOn w:val="Normal"/>
    <w:link w:val="FooterChar"/>
    <w:uiPriority w:val="99"/>
    <w:unhideWhenUsed/>
    <w:rsid w:val="0065793C"/>
    <w:pPr>
      <w:tabs>
        <w:tab w:val="center" w:pos="4680"/>
        <w:tab w:val="right" w:pos="9360"/>
      </w:tabs>
    </w:pPr>
  </w:style>
  <w:style w:type="character" w:customStyle="1" w:styleId="FooterChar">
    <w:name w:val="Footer Char"/>
    <w:basedOn w:val="DefaultParagraphFont"/>
    <w:link w:val="Footer"/>
    <w:uiPriority w:val="99"/>
    <w:rsid w:val="0065793C"/>
  </w:style>
  <w:style w:type="character" w:styleId="PageNumber">
    <w:name w:val="page number"/>
    <w:basedOn w:val="DefaultParagraphFont"/>
    <w:uiPriority w:val="99"/>
    <w:semiHidden/>
    <w:unhideWhenUsed/>
    <w:rsid w:val="0065793C"/>
  </w:style>
  <w:style w:type="paragraph" w:styleId="BalloonText">
    <w:name w:val="Balloon Text"/>
    <w:basedOn w:val="Normal"/>
    <w:link w:val="BalloonTextChar"/>
    <w:uiPriority w:val="99"/>
    <w:semiHidden/>
    <w:unhideWhenUsed/>
    <w:rsid w:val="007A6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55F"/>
    <w:rPr>
      <w:rFonts w:ascii="Segoe UI" w:hAnsi="Segoe UI" w:cs="Segoe UI"/>
      <w:sz w:val="18"/>
      <w:szCs w:val="18"/>
    </w:rPr>
  </w:style>
  <w:style w:type="character" w:styleId="UnresolvedMention">
    <w:name w:val="Unresolved Mention"/>
    <w:basedOn w:val="DefaultParagraphFont"/>
    <w:uiPriority w:val="99"/>
    <w:semiHidden/>
    <w:unhideWhenUsed/>
    <w:rsid w:val="00F2201B"/>
    <w:rPr>
      <w:color w:val="605E5C"/>
      <w:shd w:val="clear" w:color="auto" w:fill="E1DFDD"/>
    </w:rPr>
  </w:style>
  <w:style w:type="paragraph" w:styleId="Header">
    <w:name w:val="header"/>
    <w:basedOn w:val="Normal"/>
    <w:link w:val="HeaderChar"/>
    <w:uiPriority w:val="99"/>
    <w:unhideWhenUsed/>
    <w:rsid w:val="00DC31E0"/>
    <w:pPr>
      <w:tabs>
        <w:tab w:val="center" w:pos="4680"/>
        <w:tab w:val="right" w:pos="9360"/>
      </w:tabs>
    </w:pPr>
  </w:style>
  <w:style w:type="character" w:customStyle="1" w:styleId="HeaderChar">
    <w:name w:val="Header Char"/>
    <w:basedOn w:val="DefaultParagraphFont"/>
    <w:link w:val="Header"/>
    <w:uiPriority w:val="99"/>
    <w:rsid w:val="00DC31E0"/>
  </w:style>
  <w:style w:type="character" w:customStyle="1" w:styleId="Heading1Char">
    <w:name w:val="Heading 1 Char"/>
    <w:basedOn w:val="DefaultParagraphFont"/>
    <w:link w:val="Heading1"/>
    <w:uiPriority w:val="9"/>
    <w:rsid w:val="00F96AE2"/>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customStyle="1" w:styleId="EndNoteBibliographyTitle">
    <w:name w:val="EndNote Bibliography Title"/>
    <w:basedOn w:val="Normal"/>
    <w:link w:val="EndNoteBibliographyTitleChar"/>
    <w:rsid w:val="00F96AE2"/>
    <w:pPr>
      <w:spacing w:line="259" w:lineRule="auto"/>
      <w:jc w:val="center"/>
    </w:pPr>
    <w:rPr>
      <w:rFonts w:eastAsiaTheme="minorHAnsi"/>
      <w:noProof/>
      <w:kern w:val="2"/>
      <w:sz w:val="22"/>
      <w:szCs w:val="22"/>
      <w14:ligatures w14:val="standardContextual"/>
    </w:rPr>
  </w:style>
  <w:style w:type="character" w:customStyle="1" w:styleId="EndNoteBibliographyTitleChar">
    <w:name w:val="EndNote Bibliography Title Char"/>
    <w:basedOn w:val="DefaultParagraphFont"/>
    <w:link w:val="EndNoteBibliographyTitle"/>
    <w:rsid w:val="00F96AE2"/>
    <w:rPr>
      <w:rFonts w:ascii="Times New Roman" w:eastAsiaTheme="minorHAnsi" w:hAnsi="Times New Roman" w:cs="Times New Roman"/>
      <w:noProof/>
      <w:kern w:val="2"/>
      <w:sz w:val="22"/>
      <w:szCs w:val="22"/>
      <w:lang w:eastAsia="en-US"/>
      <w14:ligatures w14:val="standardContextual"/>
    </w:rPr>
  </w:style>
  <w:style w:type="paragraph" w:customStyle="1" w:styleId="EndNoteBibliography">
    <w:name w:val="EndNote Bibliography"/>
    <w:basedOn w:val="Normal"/>
    <w:link w:val="EndNoteBibliographyChar"/>
    <w:rsid w:val="00F96AE2"/>
    <w:pPr>
      <w:spacing w:after="160"/>
    </w:pPr>
    <w:rPr>
      <w:rFonts w:eastAsiaTheme="minorHAnsi"/>
      <w:noProof/>
      <w:kern w:val="2"/>
      <w:sz w:val="22"/>
      <w:szCs w:val="22"/>
      <w14:ligatures w14:val="standardContextual"/>
    </w:rPr>
  </w:style>
  <w:style w:type="character" w:customStyle="1" w:styleId="EndNoteBibliographyChar">
    <w:name w:val="EndNote Bibliography Char"/>
    <w:basedOn w:val="DefaultParagraphFont"/>
    <w:link w:val="EndNoteBibliography"/>
    <w:rsid w:val="00F96AE2"/>
    <w:rPr>
      <w:rFonts w:ascii="Times New Roman" w:eastAsiaTheme="minorHAnsi" w:hAnsi="Times New Roman" w:cs="Times New Roman"/>
      <w:noProof/>
      <w:kern w:val="2"/>
      <w:sz w:val="22"/>
      <w:szCs w:val="22"/>
      <w:lang w:eastAsia="en-US"/>
      <w14:ligatures w14:val="standardContextual"/>
    </w:rPr>
  </w:style>
  <w:style w:type="paragraph" w:styleId="NoSpacing">
    <w:name w:val="No Spacing"/>
    <w:link w:val="NoSpacingChar"/>
    <w:uiPriority w:val="1"/>
    <w:qFormat/>
    <w:rsid w:val="00F96AE2"/>
    <w:rPr>
      <w:sz w:val="22"/>
      <w:szCs w:val="22"/>
      <w:lang w:eastAsia="en-US"/>
    </w:rPr>
  </w:style>
  <w:style w:type="character" w:customStyle="1" w:styleId="NoSpacingChar">
    <w:name w:val="No Spacing Char"/>
    <w:basedOn w:val="DefaultParagraphFont"/>
    <w:link w:val="NoSpacing"/>
    <w:uiPriority w:val="1"/>
    <w:rsid w:val="00F96AE2"/>
    <w:rPr>
      <w:sz w:val="22"/>
      <w:szCs w:val="22"/>
      <w:lang w:eastAsia="en-US"/>
    </w:rPr>
  </w:style>
  <w:style w:type="paragraph" w:styleId="TOCHeading">
    <w:name w:val="TOC Heading"/>
    <w:basedOn w:val="Heading1"/>
    <w:next w:val="Normal"/>
    <w:uiPriority w:val="39"/>
    <w:unhideWhenUsed/>
    <w:qFormat/>
    <w:rsid w:val="00F96AE2"/>
    <w:pPr>
      <w:outlineLvl w:val="9"/>
    </w:pPr>
    <w:rPr>
      <w:kern w:val="0"/>
      <w14:ligatures w14:val="none"/>
    </w:rPr>
  </w:style>
  <w:style w:type="paragraph" w:styleId="TOC2">
    <w:name w:val="toc 2"/>
    <w:basedOn w:val="Normal"/>
    <w:next w:val="Normal"/>
    <w:autoRedefine/>
    <w:uiPriority w:val="1"/>
    <w:unhideWhenUsed/>
    <w:qFormat/>
    <w:rsid w:val="00F96AE2"/>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1"/>
    <w:unhideWhenUsed/>
    <w:qFormat/>
    <w:rsid w:val="00F96AE2"/>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6AE2"/>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iPriority w:val="35"/>
    <w:unhideWhenUsed/>
    <w:qFormat/>
    <w:rsid w:val="00F96AE2"/>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ableofFigures">
    <w:name w:val="table of figures"/>
    <w:basedOn w:val="Normal"/>
    <w:next w:val="Normal"/>
    <w:uiPriority w:val="99"/>
    <w:unhideWhenUsed/>
    <w:rsid w:val="00F96AE2"/>
    <w:pPr>
      <w:spacing w:line="259" w:lineRule="auto"/>
    </w:pPr>
    <w:rPr>
      <w:rFonts w:asciiTheme="minorHAnsi" w:eastAsiaTheme="minorHAnsi" w:hAnsiTheme="minorHAnsi" w:cstheme="minorHAnsi"/>
      <w:i/>
      <w:iCs/>
      <w:kern w:val="2"/>
      <w:sz w:val="20"/>
      <w:szCs w:val="20"/>
      <w14:ligatures w14:val="standardContextual"/>
    </w:rPr>
  </w:style>
  <w:style w:type="paragraph" w:customStyle="1" w:styleId="EndNoteBibliographyTitle0">
    <w:name w:val="EndNoteBibliographyTitle"/>
    <w:rsid w:val="00F96AE2"/>
    <w:pPr>
      <w:spacing w:after="160" w:line="259" w:lineRule="auto"/>
    </w:pPr>
    <w:rPr>
      <w:rFonts w:eastAsiaTheme="minorHAnsi"/>
      <w:kern w:val="2"/>
      <w:sz w:val="22"/>
      <w:szCs w:val="22"/>
      <w:lang w:eastAsia="en-US"/>
      <w14:ligatures w14:val="standardContextual"/>
    </w:rPr>
  </w:style>
  <w:style w:type="paragraph" w:customStyle="1" w:styleId="EndNoteBibliography0">
    <w:name w:val="EndNoteBibliography"/>
    <w:rsid w:val="00F96AE2"/>
    <w:pPr>
      <w:spacing w:after="160" w:line="259" w:lineRule="auto"/>
    </w:pPr>
    <w:rPr>
      <w:rFonts w:eastAsiaTheme="minorHAnsi"/>
      <w:kern w:val="2"/>
      <w:sz w:val="22"/>
      <w:szCs w:val="22"/>
      <w:lang w:eastAsia="en-US"/>
      <w14:ligatures w14:val="standardContextual"/>
    </w:rPr>
  </w:style>
  <w:style w:type="character" w:styleId="PlaceholderText">
    <w:name w:val="Placeholder Text"/>
    <w:basedOn w:val="DefaultParagraphFont"/>
    <w:uiPriority w:val="99"/>
    <w:semiHidden/>
    <w:rsid w:val="00F96AE2"/>
    <w:rPr>
      <w:color w:val="666666"/>
    </w:rPr>
  </w:style>
  <w:style w:type="character" w:customStyle="1" w:styleId="mark1g28qu80t">
    <w:name w:val="mark1g28qu80t"/>
    <w:basedOn w:val="DefaultParagraphFont"/>
    <w:rsid w:val="00F96AE2"/>
  </w:style>
  <w:style w:type="character" w:customStyle="1" w:styleId="cf01">
    <w:name w:val="cf01"/>
    <w:basedOn w:val="DefaultParagraphFont"/>
    <w:rsid w:val="00F96AE2"/>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76341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763418"/>
    <w:rPr>
      <w:rFonts w:asciiTheme="majorHAnsi" w:eastAsiaTheme="majorEastAsia" w:hAnsiTheme="majorHAnsi" w:cstheme="majorBidi"/>
      <w:color w:val="1F3763" w:themeColor="accent1" w:themeShade="7F"/>
      <w:lang w:eastAsia="en-US"/>
    </w:rPr>
  </w:style>
  <w:style w:type="paragraph" w:styleId="BodyText">
    <w:name w:val="Body Text"/>
    <w:basedOn w:val="Normal"/>
    <w:link w:val="BodyTextChar"/>
    <w:uiPriority w:val="1"/>
    <w:qFormat/>
    <w:rsid w:val="00763418"/>
    <w:pPr>
      <w:widowControl w:val="0"/>
      <w:autoSpaceDE w:val="0"/>
      <w:autoSpaceDN w:val="0"/>
    </w:pPr>
    <w:rPr>
      <w:sz w:val="20"/>
      <w:szCs w:val="20"/>
      <w:lang w:bidi="en-US"/>
    </w:rPr>
  </w:style>
  <w:style w:type="character" w:customStyle="1" w:styleId="BodyTextChar">
    <w:name w:val="Body Text Char"/>
    <w:basedOn w:val="DefaultParagraphFont"/>
    <w:link w:val="BodyText"/>
    <w:uiPriority w:val="1"/>
    <w:rsid w:val="00763418"/>
    <w:rPr>
      <w:rFonts w:ascii="Times New Roman" w:eastAsia="Times New Roman" w:hAnsi="Times New Roman" w:cs="Times New Roman"/>
      <w:sz w:val="20"/>
      <w:szCs w:val="20"/>
      <w:lang w:eastAsia="en-US" w:bidi="en-US"/>
    </w:rPr>
  </w:style>
  <w:style w:type="paragraph" w:customStyle="1" w:styleId="TableParagraph">
    <w:name w:val="Table Paragraph"/>
    <w:basedOn w:val="Normal"/>
    <w:uiPriority w:val="1"/>
    <w:qFormat/>
    <w:rsid w:val="00763418"/>
    <w:pPr>
      <w:widowControl w:val="0"/>
      <w:autoSpaceDE w:val="0"/>
      <w:autoSpaceDN w:val="0"/>
    </w:pPr>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69">
      <w:bodyDiv w:val="1"/>
      <w:marLeft w:val="0"/>
      <w:marRight w:val="0"/>
      <w:marTop w:val="0"/>
      <w:marBottom w:val="0"/>
      <w:divBdr>
        <w:top w:val="none" w:sz="0" w:space="0" w:color="auto"/>
        <w:left w:val="none" w:sz="0" w:space="0" w:color="auto"/>
        <w:bottom w:val="none" w:sz="0" w:space="0" w:color="auto"/>
        <w:right w:val="none" w:sz="0" w:space="0" w:color="auto"/>
      </w:divBdr>
    </w:div>
    <w:div w:id="110518959">
      <w:bodyDiv w:val="1"/>
      <w:marLeft w:val="0"/>
      <w:marRight w:val="0"/>
      <w:marTop w:val="0"/>
      <w:marBottom w:val="0"/>
      <w:divBdr>
        <w:top w:val="none" w:sz="0" w:space="0" w:color="auto"/>
        <w:left w:val="none" w:sz="0" w:space="0" w:color="auto"/>
        <w:bottom w:val="none" w:sz="0" w:space="0" w:color="auto"/>
        <w:right w:val="none" w:sz="0" w:space="0" w:color="auto"/>
      </w:divBdr>
      <w:divsChild>
        <w:div w:id="1303078032">
          <w:marLeft w:val="0"/>
          <w:marRight w:val="0"/>
          <w:marTop w:val="0"/>
          <w:marBottom w:val="0"/>
          <w:divBdr>
            <w:top w:val="none" w:sz="0" w:space="0" w:color="auto"/>
            <w:left w:val="none" w:sz="0" w:space="0" w:color="auto"/>
            <w:bottom w:val="none" w:sz="0" w:space="0" w:color="auto"/>
            <w:right w:val="none" w:sz="0" w:space="0" w:color="auto"/>
          </w:divBdr>
        </w:div>
        <w:div w:id="300814913">
          <w:marLeft w:val="0"/>
          <w:marRight w:val="0"/>
          <w:marTop w:val="0"/>
          <w:marBottom w:val="0"/>
          <w:divBdr>
            <w:top w:val="none" w:sz="0" w:space="0" w:color="auto"/>
            <w:left w:val="none" w:sz="0" w:space="0" w:color="auto"/>
            <w:bottom w:val="none" w:sz="0" w:space="0" w:color="auto"/>
            <w:right w:val="none" w:sz="0" w:space="0" w:color="auto"/>
          </w:divBdr>
        </w:div>
        <w:div w:id="1702394230">
          <w:marLeft w:val="0"/>
          <w:marRight w:val="0"/>
          <w:marTop w:val="0"/>
          <w:marBottom w:val="0"/>
          <w:divBdr>
            <w:top w:val="none" w:sz="0" w:space="0" w:color="auto"/>
            <w:left w:val="none" w:sz="0" w:space="0" w:color="auto"/>
            <w:bottom w:val="none" w:sz="0" w:space="0" w:color="auto"/>
            <w:right w:val="none" w:sz="0" w:space="0" w:color="auto"/>
          </w:divBdr>
        </w:div>
        <w:div w:id="1043944220">
          <w:marLeft w:val="0"/>
          <w:marRight w:val="0"/>
          <w:marTop w:val="0"/>
          <w:marBottom w:val="0"/>
          <w:divBdr>
            <w:top w:val="none" w:sz="0" w:space="0" w:color="auto"/>
            <w:left w:val="none" w:sz="0" w:space="0" w:color="auto"/>
            <w:bottom w:val="none" w:sz="0" w:space="0" w:color="auto"/>
            <w:right w:val="none" w:sz="0" w:space="0" w:color="auto"/>
          </w:divBdr>
        </w:div>
        <w:div w:id="1753310836">
          <w:marLeft w:val="0"/>
          <w:marRight w:val="0"/>
          <w:marTop w:val="0"/>
          <w:marBottom w:val="0"/>
          <w:divBdr>
            <w:top w:val="none" w:sz="0" w:space="0" w:color="auto"/>
            <w:left w:val="none" w:sz="0" w:space="0" w:color="auto"/>
            <w:bottom w:val="none" w:sz="0" w:space="0" w:color="auto"/>
            <w:right w:val="none" w:sz="0" w:space="0" w:color="auto"/>
          </w:divBdr>
        </w:div>
      </w:divsChild>
    </w:div>
    <w:div w:id="123040628">
      <w:bodyDiv w:val="1"/>
      <w:marLeft w:val="0"/>
      <w:marRight w:val="0"/>
      <w:marTop w:val="0"/>
      <w:marBottom w:val="0"/>
      <w:divBdr>
        <w:top w:val="none" w:sz="0" w:space="0" w:color="auto"/>
        <w:left w:val="none" w:sz="0" w:space="0" w:color="auto"/>
        <w:bottom w:val="none" w:sz="0" w:space="0" w:color="auto"/>
        <w:right w:val="none" w:sz="0" w:space="0" w:color="auto"/>
      </w:divBdr>
    </w:div>
    <w:div w:id="123814688">
      <w:bodyDiv w:val="1"/>
      <w:marLeft w:val="0"/>
      <w:marRight w:val="0"/>
      <w:marTop w:val="0"/>
      <w:marBottom w:val="0"/>
      <w:divBdr>
        <w:top w:val="none" w:sz="0" w:space="0" w:color="auto"/>
        <w:left w:val="none" w:sz="0" w:space="0" w:color="auto"/>
        <w:bottom w:val="none" w:sz="0" w:space="0" w:color="auto"/>
        <w:right w:val="none" w:sz="0" w:space="0" w:color="auto"/>
      </w:divBdr>
    </w:div>
    <w:div w:id="328605305">
      <w:bodyDiv w:val="1"/>
      <w:marLeft w:val="0"/>
      <w:marRight w:val="0"/>
      <w:marTop w:val="0"/>
      <w:marBottom w:val="0"/>
      <w:divBdr>
        <w:top w:val="none" w:sz="0" w:space="0" w:color="auto"/>
        <w:left w:val="none" w:sz="0" w:space="0" w:color="auto"/>
        <w:bottom w:val="none" w:sz="0" w:space="0" w:color="auto"/>
        <w:right w:val="none" w:sz="0" w:space="0" w:color="auto"/>
      </w:divBdr>
      <w:divsChild>
        <w:div w:id="6737990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22702303">
              <w:marLeft w:val="0"/>
              <w:marRight w:val="0"/>
              <w:marTop w:val="0"/>
              <w:marBottom w:val="0"/>
              <w:divBdr>
                <w:top w:val="none" w:sz="0" w:space="0" w:color="auto"/>
                <w:left w:val="none" w:sz="0" w:space="0" w:color="auto"/>
                <w:bottom w:val="none" w:sz="0" w:space="0" w:color="auto"/>
                <w:right w:val="none" w:sz="0" w:space="0" w:color="auto"/>
              </w:divBdr>
              <w:divsChild>
                <w:div w:id="600795075">
                  <w:marLeft w:val="0"/>
                  <w:marRight w:val="0"/>
                  <w:marTop w:val="0"/>
                  <w:marBottom w:val="0"/>
                  <w:divBdr>
                    <w:top w:val="none" w:sz="0" w:space="0" w:color="auto"/>
                    <w:left w:val="none" w:sz="0" w:space="0" w:color="auto"/>
                    <w:bottom w:val="none" w:sz="0" w:space="0" w:color="auto"/>
                    <w:right w:val="none" w:sz="0" w:space="0" w:color="auto"/>
                  </w:divBdr>
                  <w:divsChild>
                    <w:div w:id="2016418919">
                      <w:marLeft w:val="0"/>
                      <w:marRight w:val="0"/>
                      <w:marTop w:val="0"/>
                      <w:marBottom w:val="0"/>
                      <w:divBdr>
                        <w:top w:val="none" w:sz="0" w:space="0" w:color="auto"/>
                        <w:left w:val="none" w:sz="0" w:space="0" w:color="auto"/>
                        <w:bottom w:val="none" w:sz="0" w:space="0" w:color="auto"/>
                        <w:right w:val="none" w:sz="0" w:space="0" w:color="auto"/>
                      </w:divBdr>
                      <w:divsChild>
                        <w:div w:id="1224416198">
                          <w:marLeft w:val="0"/>
                          <w:marRight w:val="0"/>
                          <w:marTop w:val="0"/>
                          <w:marBottom w:val="0"/>
                          <w:divBdr>
                            <w:top w:val="none" w:sz="0" w:space="0" w:color="auto"/>
                            <w:left w:val="none" w:sz="0" w:space="0" w:color="auto"/>
                            <w:bottom w:val="none" w:sz="0" w:space="0" w:color="auto"/>
                            <w:right w:val="none" w:sz="0" w:space="0" w:color="auto"/>
                          </w:divBdr>
                          <w:divsChild>
                            <w:div w:id="1971277097">
                              <w:marLeft w:val="0"/>
                              <w:marRight w:val="0"/>
                              <w:marTop w:val="0"/>
                              <w:marBottom w:val="0"/>
                              <w:divBdr>
                                <w:top w:val="none" w:sz="0" w:space="0" w:color="auto"/>
                                <w:left w:val="none" w:sz="0" w:space="0" w:color="auto"/>
                                <w:bottom w:val="none" w:sz="0" w:space="0" w:color="auto"/>
                                <w:right w:val="none" w:sz="0" w:space="0" w:color="auto"/>
                              </w:divBdr>
                              <w:divsChild>
                                <w:div w:id="2142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03126">
      <w:bodyDiv w:val="1"/>
      <w:marLeft w:val="0"/>
      <w:marRight w:val="0"/>
      <w:marTop w:val="0"/>
      <w:marBottom w:val="0"/>
      <w:divBdr>
        <w:top w:val="none" w:sz="0" w:space="0" w:color="auto"/>
        <w:left w:val="none" w:sz="0" w:space="0" w:color="auto"/>
        <w:bottom w:val="none" w:sz="0" w:space="0" w:color="auto"/>
        <w:right w:val="none" w:sz="0" w:space="0" w:color="auto"/>
      </w:divBdr>
      <w:divsChild>
        <w:div w:id="619997511">
          <w:marLeft w:val="0"/>
          <w:marRight w:val="0"/>
          <w:marTop w:val="0"/>
          <w:marBottom w:val="0"/>
          <w:divBdr>
            <w:top w:val="none" w:sz="0" w:space="0" w:color="auto"/>
            <w:left w:val="none" w:sz="0" w:space="0" w:color="auto"/>
            <w:bottom w:val="none" w:sz="0" w:space="0" w:color="auto"/>
            <w:right w:val="none" w:sz="0" w:space="0" w:color="auto"/>
          </w:divBdr>
        </w:div>
        <w:div w:id="1634630487">
          <w:marLeft w:val="0"/>
          <w:marRight w:val="0"/>
          <w:marTop w:val="0"/>
          <w:marBottom w:val="0"/>
          <w:divBdr>
            <w:top w:val="none" w:sz="0" w:space="0" w:color="auto"/>
            <w:left w:val="none" w:sz="0" w:space="0" w:color="auto"/>
            <w:bottom w:val="none" w:sz="0" w:space="0" w:color="auto"/>
            <w:right w:val="none" w:sz="0" w:space="0" w:color="auto"/>
          </w:divBdr>
        </w:div>
        <w:div w:id="1650287455">
          <w:marLeft w:val="0"/>
          <w:marRight w:val="0"/>
          <w:marTop w:val="0"/>
          <w:marBottom w:val="0"/>
          <w:divBdr>
            <w:top w:val="none" w:sz="0" w:space="0" w:color="auto"/>
            <w:left w:val="none" w:sz="0" w:space="0" w:color="auto"/>
            <w:bottom w:val="none" w:sz="0" w:space="0" w:color="auto"/>
            <w:right w:val="none" w:sz="0" w:space="0" w:color="auto"/>
          </w:divBdr>
        </w:div>
        <w:div w:id="1351487967">
          <w:marLeft w:val="0"/>
          <w:marRight w:val="0"/>
          <w:marTop w:val="0"/>
          <w:marBottom w:val="0"/>
          <w:divBdr>
            <w:top w:val="none" w:sz="0" w:space="0" w:color="auto"/>
            <w:left w:val="none" w:sz="0" w:space="0" w:color="auto"/>
            <w:bottom w:val="none" w:sz="0" w:space="0" w:color="auto"/>
            <w:right w:val="none" w:sz="0" w:space="0" w:color="auto"/>
          </w:divBdr>
        </w:div>
        <w:div w:id="422334577">
          <w:marLeft w:val="0"/>
          <w:marRight w:val="0"/>
          <w:marTop w:val="0"/>
          <w:marBottom w:val="0"/>
          <w:divBdr>
            <w:top w:val="none" w:sz="0" w:space="0" w:color="auto"/>
            <w:left w:val="none" w:sz="0" w:space="0" w:color="auto"/>
            <w:bottom w:val="none" w:sz="0" w:space="0" w:color="auto"/>
            <w:right w:val="none" w:sz="0" w:space="0" w:color="auto"/>
          </w:divBdr>
        </w:div>
      </w:divsChild>
    </w:div>
    <w:div w:id="715199408">
      <w:bodyDiv w:val="1"/>
      <w:marLeft w:val="0"/>
      <w:marRight w:val="0"/>
      <w:marTop w:val="0"/>
      <w:marBottom w:val="0"/>
      <w:divBdr>
        <w:top w:val="none" w:sz="0" w:space="0" w:color="auto"/>
        <w:left w:val="none" w:sz="0" w:space="0" w:color="auto"/>
        <w:bottom w:val="none" w:sz="0" w:space="0" w:color="auto"/>
        <w:right w:val="none" w:sz="0" w:space="0" w:color="auto"/>
      </w:divBdr>
      <w:divsChild>
        <w:div w:id="18031103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93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3755">
      <w:bodyDiv w:val="1"/>
      <w:marLeft w:val="0"/>
      <w:marRight w:val="0"/>
      <w:marTop w:val="0"/>
      <w:marBottom w:val="0"/>
      <w:divBdr>
        <w:top w:val="none" w:sz="0" w:space="0" w:color="auto"/>
        <w:left w:val="none" w:sz="0" w:space="0" w:color="auto"/>
        <w:bottom w:val="none" w:sz="0" w:space="0" w:color="auto"/>
        <w:right w:val="none" w:sz="0" w:space="0" w:color="auto"/>
      </w:divBdr>
      <w:divsChild>
        <w:div w:id="2085224866">
          <w:marLeft w:val="0"/>
          <w:marRight w:val="0"/>
          <w:marTop w:val="0"/>
          <w:marBottom w:val="0"/>
          <w:divBdr>
            <w:top w:val="none" w:sz="0" w:space="0" w:color="auto"/>
            <w:left w:val="none" w:sz="0" w:space="0" w:color="auto"/>
            <w:bottom w:val="none" w:sz="0" w:space="0" w:color="auto"/>
            <w:right w:val="none" w:sz="0" w:space="0" w:color="auto"/>
          </w:divBdr>
        </w:div>
        <w:div w:id="866334307">
          <w:marLeft w:val="0"/>
          <w:marRight w:val="0"/>
          <w:marTop w:val="0"/>
          <w:marBottom w:val="0"/>
          <w:divBdr>
            <w:top w:val="none" w:sz="0" w:space="0" w:color="auto"/>
            <w:left w:val="none" w:sz="0" w:space="0" w:color="auto"/>
            <w:bottom w:val="none" w:sz="0" w:space="0" w:color="auto"/>
            <w:right w:val="none" w:sz="0" w:space="0" w:color="auto"/>
          </w:divBdr>
        </w:div>
        <w:div w:id="170342417">
          <w:marLeft w:val="0"/>
          <w:marRight w:val="0"/>
          <w:marTop w:val="0"/>
          <w:marBottom w:val="0"/>
          <w:divBdr>
            <w:top w:val="none" w:sz="0" w:space="0" w:color="auto"/>
            <w:left w:val="none" w:sz="0" w:space="0" w:color="auto"/>
            <w:bottom w:val="none" w:sz="0" w:space="0" w:color="auto"/>
            <w:right w:val="none" w:sz="0" w:space="0" w:color="auto"/>
          </w:divBdr>
        </w:div>
        <w:div w:id="129789734">
          <w:marLeft w:val="0"/>
          <w:marRight w:val="0"/>
          <w:marTop w:val="0"/>
          <w:marBottom w:val="0"/>
          <w:divBdr>
            <w:top w:val="none" w:sz="0" w:space="0" w:color="auto"/>
            <w:left w:val="none" w:sz="0" w:space="0" w:color="auto"/>
            <w:bottom w:val="none" w:sz="0" w:space="0" w:color="auto"/>
            <w:right w:val="none" w:sz="0" w:space="0" w:color="auto"/>
          </w:divBdr>
        </w:div>
        <w:div w:id="759182932">
          <w:marLeft w:val="0"/>
          <w:marRight w:val="0"/>
          <w:marTop w:val="0"/>
          <w:marBottom w:val="0"/>
          <w:divBdr>
            <w:top w:val="none" w:sz="0" w:space="0" w:color="auto"/>
            <w:left w:val="none" w:sz="0" w:space="0" w:color="auto"/>
            <w:bottom w:val="none" w:sz="0" w:space="0" w:color="auto"/>
            <w:right w:val="none" w:sz="0" w:space="0" w:color="auto"/>
          </w:divBdr>
        </w:div>
      </w:divsChild>
    </w:div>
    <w:div w:id="1731147682">
      <w:bodyDiv w:val="1"/>
      <w:marLeft w:val="0"/>
      <w:marRight w:val="0"/>
      <w:marTop w:val="0"/>
      <w:marBottom w:val="0"/>
      <w:divBdr>
        <w:top w:val="none" w:sz="0" w:space="0" w:color="auto"/>
        <w:left w:val="none" w:sz="0" w:space="0" w:color="auto"/>
        <w:bottom w:val="none" w:sz="0" w:space="0" w:color="auto"/>
        <w:right w:val="none" w:sz="0" w:space="0" w:color="auto"/>
      </w:divBdr>
    </w:div>
    <w:div w:id="1905488645">
      <w:bodyDiv w:val="1"/>
      <w:marLeft w:val="0"/>
      <w:marRight w:val="0"/>
      <w:marTop w:val="0"/>
      <w:marBottom w:val="0"/>
      <w:divBdr>
        <w:top w:val="none" w:sz="0" w:space="0" w:color="auto"/>
        <w:left w:val="none" w:sz="0" w:space="0" w:color="auto"/>
        <w:bottom w:val="none" w:sz="0" w:space="0" w:color="auto"/>
        <w:right w:val="none" w:sz="0" w:space="0" w:color="auto"/>
      </w:divBdr>
    </w:div>
    <w:div w:id="1993294918">
      <w:bodyDiv w:val="1"/>
      <w:marLeft w:val="0"/>
      <w:marRight w:val="0"/>
      <w:marTop w:val="0"/>
      <w:marBottom w:val="0"/>
      <w:divBdr>
        <w:top w:val="none" w:sz="0" w:space="0" w:color="auto"/>
        <w:left w:val="none" w:sz="0" w:space="0" w:color="auto"/>
        <w:bottom w:val="none" w:sz="0" w:space="0" w:color="auto"/>
        <w:right w:val="none" w:sz="0" w:space="0" w:color="auto"/>
      </w:divBdr>
      <w:divsChild>
        <w:div w:id="180437553">
          <w:marLeft w:val="0"/>
          <w:marRight w:val="0"/>
          <w:marTop w:val="0"/>
          <w:marBottom w:val="0"/>
          <w:divBdr>
            <w:top w:val="none" w:sz="0" w:space="0" w:color="auto"/>
            <w:left w:val="none" w:sz="0" w:space="0" w:color="auto"/>
            <w:bottom w:val="none" w:sz="0" w:space="0" w:color="auto"/>
            <w:right w:val="none" w:sz="0" w:space="0" w:color="auto"/>
          </w:divBdr>
        </w:div>
        <w:div w:id="1725760255">
          <w:marLeft w:val="0"/>
          <w:marRight w:val="0"/>
          <w:marTop w:val="0"/>
          <w:marBottom w:val="0"/>
          <w:divBdr>
            <w:top w:val="none" w:sz="0" w:space="0" w:color="auto"/>
            <w:left w:val="none" w:sz="0" w:space="0" w:color="auto"/>
            <w:bottom w:val="none" w:sz="0" w:space="0" w:color="auto"/>
            <w:right w:val="none" w:sz="0" w:space="0" w:color="auto"/>
          </w:divBdr>
        </w:div>
        <w:div w:id="1783374282">
          <w:marLeft w:val="0"/>
          <w:marRight w:val="0"/>
          <w:marTop w:val="0"/>
          <w:marBottom w:val="0"/>
          <w:divBdr>
            <w:top w:val="none" w:sz="0" w:space="0" w:color="auto"/>
            <w:left w:val="none" w:sz="0" w:space="0" w:color="auto"/>
            <w:bottom w:val="none" w:sz="0" w:space="0" w:color="auto"/>
            <w:right w:val="none" w:sz="0" w:space="0" w:color="auto"/>
          </w:divBdr>
        </w:div>
        <w:div w:id="1522667698">
          <w:marLeft w:val="0"/>
          <w:marRight w:val="0"/>
          <w:marTop w:val="0"/>
          <w:marBottom w:val="0"/>
          <w:divBdr>
            <w:top w:val="none" w:sz="0" w:space="0" w:color="auto"/>
            <w:left w:val="none" w:sz="0" w:space="0" w:color="auto"/>
            <w:bottom w:val="none" w:sz="0" w:space="0" w:color="auto"/>
            <w:right w:val="none" w:sz="0" w:space="0" w:color="auto"/>
          </w:divBdr>
        </w:div>
        <w:div w:id="450979344">
          <w:marLeft w:val="0"/>
          <w:marRight w:val="0"/>
          <w:marTop w:val="0"/>
          <w:marBottom w:val="0"/>
          <w:divBdr>
            <w:top w:val="none" w:sz="0" w:space="0" w:color="auto"/>
            <w:left w:val="none" w:sz="0" w:space="0" w:color="auto"/>
            <w:bottom w:val="none" w:sz="0" w:space="0" w:color="auto"/>
            <w:right w:val="none" w:sz="0" w:space="0" w:color="auto"/>
          </w:divBdr>
        </w:div>
        <w:div w:id="368186308">
          <w:marLeft w:val="0"/>
          <w:marRight w:val="0"/>
          <w:marTop w:val="0"/>
          <w:marBottom w:val="0"/>
          <w:divBdr>
            <w:top w:val="none" w:sz="0" w:space="0" w:color="auto"/>
            <w:left w:val="none" w:sz="0" w:space="0" w:color="auto"/>
            <w:bottom w:val="none" w:sz="0" w:space="0" w:color="auto"/>
            <w:right w:val="none" w:sz="0" w:space="0" w:color="auto"/>
          </w:divBdr>
        </w:div>
        <w:div w:id="1224633254">
          <w:marLeft w:val="0"/>
          <w:marRight w:val="0"/>
          <w:marTop w:val="0"/>
          <w:marBottom w:val="0"/>
          <w:divBdr>
            <w:top w:val="none" w:sz="0" w:space="0" w:color="auto"/>
            <w:left w:val="none" w:sz="0" w:space="0" w:color="auto"/>
            <w:bottom w:val="none" w:sz="0" w:space="0" w:color="auto"/>
            <w:right w:val="none" w:sz="0" w:space="0" w:color="auto"/>
          </w:divBdr>
        </w:div>
        <w:div w:id="1709180554">
          <w:marLeft w:val="0"/>
          <w:marRight w:val="0"/>
          <w:marTop w:val="0"/>
          <w:marBottom w:val="0"/>
          <w:divBdr>
            <w:top w:val="none" w:sz="0" w:space="0" w:color="auto"/>
            <w:left w:val="none" w:sz="0" w:space="0" w:color="auto"/>
            <w:bottom w:val="none" w:sz="0" w:space="0" w:color="auto"/>
            <w:right w:val="none" w:sz="0" w:space="0" w:color="auto"/>
          </w:divBdr>
        </w:div>
        <w:div w:id="1470516542">
          <w:marLeft w:val="0"/>
          <w:marRight w:val="0"/>
          <w:marTop w:val="0"/>
          <w:marBottom w:val="0"/>
          <w:divBdr>
            <w:top w:val="none" w:sz="0" w:space="0" w:color="auto"/>
            <w:left w:val="none" w:sz="0" w:space="0" w:color="auto"/>
            <w:bottom w:val="none" w:sz="0" w:space="0" w:color="auto"/>
            <w:right w:val="none" w:sz="0" w:space="0" w:color="auto"/>
          </w:divBdr>
        </w:div>
        <w:div w:id="1733773699">
          <w:marLeft w:val="0"/>
          <w:marRight w:val="0"/>
          <w:marTop w:val="0"/>
          <w:marBottom w:val="0"/>
          <w:divBdr>
            <w:top w:val="none" w:sz="0" w:space="0" w:color="auto"/>
            <w:left w:val="none" w:sz="0" w:space="0" w:color="auto"/>
            <w:bottom w:val="none" w:sz="0" w:space="0" w:color="auto"/>
            <w:right w:val="none" w:sz="0" w:space="0" w:color="auto"/>
          </w:divBdr>
        </w:div>
        <w:div w:id="941230934">
          <w:marLeft w:val="0"/>
          <w:marRight w:val="0"/>
          <w:marTop w:val="0"/>
          <w:marBottom w:val="0"/>
          <w:divBdr>
            <w:top w:val="none" w:sz="0" w:space="0" w:color="auto"/>
            <w:left w:val="none" w:sz="0" w:space="0" w:color="auto"/>
            <w:bottom w:val="none" w:sz="0" w:space="0" w:color="auto"/>
            <w:right w:val="none" w:sz="0" w:space="0" w:color="auto"/>
          </w:divBdr>
        </w:div>
      </w:divsChild>
    </w:div>
    <w:div w:id="20346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locum-data.marine.rutgers.edu/erddap/index.html" TargetMode="External"/><Relationship Id="rId18" Type="http://schemas.openxmlformats.org/officeDocument/2006/relationships/hyperlink" Target="http://slocum-data.marine.rutgers.edu/erddap/search/index.html?page=1&amp;itemsPerPage=1000&amp;searchFor=ru40-20230629T1430+delayed" TargetMode="External"/><Relationship Id="rId26" Type="http://schemas.openxmlformats.org/officeDocument/2006/relationships/hyperlink" Target="http://slocum-data.marine.rutgers.edu/erddap/search/index.html?page=1&amp;itemsPerPage=1000&amp;searchFor=ru40-20240215T1642+delayed" TargetMode="External"/><Relationship Id="rId39" Type="http://schemas.openxmlformats.org/officeDocument/2006/relationships/image" Target="media/image7.png"/><Relationship Id="rId21" Type="http://schemas.openxmlformats.org/officeDocument/2006/relationships/hyperlink" Target="http://slocum-data.marine.rutgers.edu/erddap/search/advanced.html?page=1&amp;itemsPerPage=1000&amp;searchFor=ru34-20230920T1506" TargetMode="External"/><Relationship Id="rId34" Type="http://schemas.openxmlformats.org/officeDocument/2006/relationships/hyperlink" Target="https://nam02.safelinks.protection.outlook.com/?url=https%3A%2F%2Fwww.fisheries.noaa.gov%2Ffeature-story%2Fhelp-endangered-whales-slow-down-slow-zones&amp;data=05%7C02%7Csaba%40marine.rutgers.edu%7Cc4a6dfb99cce4261095a08dc583ed9c3%7Cb92d2b234d35447093ff69aca6632ffe%7C1%7C0%7C638482274161534881%7CUnknown%7CTWFpbGZsb3d8eyJWIjoiMC4wLjAwMDAiLCJQIjoiV2luMzIiLCJBTiI6Ik1haWwiLCJXVCI6Mn0%3D%7C0%7C%7C%7C&amp;sdata=uuylyWRVfghGaUF1ihijIVv9VcSDLCpbvArCs%2FJXSrU%3D&amp;reserved=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ocum-data.marine.rutgers.edu/erddap/search/index.html?page=1&amp;itemsPerPage=1000&amp;searchFor=ru39-20230420T1636+delayed" TargetMode="External"/><Relationship Id="rId20" Type="http://schemas.openxmlformats.org/officeDocument/2006/relationships/hyperlink" Target="http://slocum-data.marine.rutgers.edu/erddap/search/advanced.html?page=1&amp;itemsPerPage=1000&amp;searchFor=ru40-20230817T1522" TargetMode="External"/><Relationship Id="rId29" Type="http://schemas.openxmlformats.org/officeDocument/2006/relationships/hyperlink" Target="https://slocum-data.marine.rutgers.edu/erddap/search/advanced.html?page=1&amp;itemsPerPage=1000&amp;searchFor=ru43-20240612T1658"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locum-data.marine.rutgers.edu/erddap/search/index.html?page=1&amp;itemsPerPage=1000&amp;searchFor=ru40-20231115T1612+delayed" TargetMode="External"/><Relationship Id="rId32" Type="http://schemas.openxmlformats.org/officeDocument/2006/relationships/image" Target="media/image3.png"/><Relationship Id="rId37" Type="http://schemas.openxmlformats.org/officeDocument/2006/relationships/image" Target="media/image5.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locum-data.marine.rutgers.edu/erddap/search/index.html?page=1&amp;itemsPerPage=1000&amp;searchFor=ru40-20231103T1421+delayed" TargetMode="External"/><Relationship Id="rId28" Type="http://schemas.openxmlformats.org/officeDocument/2006/relationships/hyperlink" Target="https://slocum-data.marine.rutgers.edu/erddap/search/advanced.html?page=1&amp;itemsPerPage=1000&amp;searchFor=ru40-20240429T1528" TargetMode="External"/><Relationship Id="rId36"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slocum-data.marine.rutgers.edu/erddap/search/advanced.html?page=1&amp;itemsPerPage=1000&amp;searchFor=ru39-20230817T1520" TargetMode="External"/><Relationship Id="rId31" Type="http://schemas.openxmlformats.org/officeDocument/2006/relationships/hyperlink" Target="https://slocum-data.marine.rutgers.edu/erddap/search/advanced.html?page=1&amp;itemsPerPage=1000&amp;searchFor=ru40-20240723T1600"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TargetMode="External"/><Relationship Id="rId22" Type="http://schemas.openxmlformats.org/officeDocument/2006/relationships/hyperlink" Target="http://slocum-data.marine.rutgers.edu/erddap/search/index.html?page=1&amp;itemsPerPage=1000&amp;searchFor=ru39-20231103T1413+delayed" TargetMode="External"/><Relationship Id="rId27" Type="http://schemas.openxmlformats.org/officeDocument/2006/relationships/hyperlink" Target="https://slocum-data.marine.rutgers.edu/erddap/search/advanced.html?page=1&amp;itemsPerPage=1000&amp;searchFor=ru39-20240429T1522" TargetMode="External"/><Relationship Id="rId30" Type="http://schemas.openxmlformats.org/officeDocument/2006/relationships/hyperlink" Target="https://slocum-data.marine.rutgers.edu/erddap/search/advanced.html?page=1&amp;itemsPerPage=1000&amp;searchFor=ru39-20240723T1442" TargetMode="External"/><Relationship Id="rId35" Type="http://schemas.openxmlformats.org/officeDocument/2006/relationships/hyperlink" Target="https://nam02.safelinks.protection.outlook.com/?url=https%3A%2F%2Fdcs.whoi.edu%2Frutgers2402%2Frutgers2402_ru40.shtml&amp;data=05%7C02%7Csaba%40marine.rutgers.edu%7Cc4a6dfb99cce4261095a08dc583ed9c3%7Cb92d2b234d35447093ff69aca6632ffe%7C1%7C0%7C638482274161540231%7CUnknown%7CTWFpbGZsb3d8eyJWIjoiMC4wLjAwMDAiLCJQIjoiV2luMzIiLCJBTiI6Ik1haWwiLCJXVCI6Mn0%3D%7C0%7C%7C%7C&amp;sdata=nvNU%2FKxLuNyB%2Bj3bfNfRUi2sy5wA3NlEfG7wVmZboOY%3D&amp;reserved=0"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ocum-data.marine.rutgers.edu/erddap/search/index.html?page=1&amp;itemsPerPage=1000&amp;searchFor=u41-20230420T1638+Real-Time" TargetMode="External"/><Relationship Id="rId25" Type="http://schemas.openxmlformats.org/officeDocument/2006/relationships/hyperlink" Target="http://slocum-data.marine.rutgers.edu/erddap/search/index.html?page=1&amp;itemsPerPage=1000&amp;searchFor=ru39-20240215T1646+delayed" TargetMode="External"/><Relationship Id="rId33" Type="http://schemas.openxmlformats.org/officeDocument/2006/relationships/hyperlink" Target="http://robots4whales.whoi.edu/" TargetMode="External"/><Relationship Id="rId38" Type="http://schemas.openxmlformats.org/officeDocument/2006/relationships/image" Target="media/image6.png"/></Relationships>
</file>

<file path=word/_rels/footnotes.xml.rels><?xml version="1.0" encoding="UTF-8" standalone="yes"?>
<Relationships xmlns="http://schemas.openxmlformats.org/package/2006/relationships"><Relationship Id="rId2" Type="http://schemas.openxmlformats.org/officeDocument/2006/relationships/hyperlink" Target="https://doi.org/10.5670/oceanog.2024.506" TargetMode="External"/><Relationship Id="rId1" Type="http://schemas.openxmlformats.org/officeDocument/2006/relationships/hyperlink" Target="https://www.nafo.int/Portals/0/PDFs/sc/2002/scr02-0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022-C691-5F48-8C12-6D7BB7E2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5475</Words>
  <Characters>31211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Munroe</dc:creator>
  <cp:keywords/>
  <dc:description/>
  <cp:lastModifiedBy>Delphine Mossman</cp:lastModifiedBy>
  <cp:revision>6</cp:revision>
  <dcterms:created xsi:type="dcterms:W3CDTF">2025-02-07T14:40:00Z</dcterms:created>
  <dcterms:modified xsi:type="dcterms:W3CDTF">2025-02-10T14:53:00Z</dcterms:modified>
</cp:coreProperties>
</file>